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color w:val="000000"/>
        </w:rPr>
        <w:t>Bilingual Retrieval-Augmented Access to ANVISA Regulatory Documents: A Technical Evaluation Using Drug-Development and Health-Product Questions</w:t>
      </w:r>
    </w:p>
    <w:p>
      <w:pPr/>
      <w:r>
        <w:rPr>
          <w:rFonts w:ascii="Arial" w:hAnsi="Arial" w:eastAsia="Arial" w:cs="Arial"/>
          <w:color w:val="000000"/>
        </w:rPr>
        <w:t>Authors: Carlos Victor Montefusco-Pereira1*, Howard Lopes Ribeiro Junior2</w:t>
      </w:r>
    </w:p>
    <w:p>
      <w:pPr/>
      <w:r>
        <w:rPr>
          <w:rFonts w:ascii="Arial" w:hAnsi="Arial" w:eastAsia="Arial" w:cs="Arial"/>
          <w:color w:val="000000"/>
        </w:rPr>
        <w:t>1 Independent Researcher in Data Science and Artificial Intelligence in Industrial Pharmaceutics, Berlin, Germany</w:t>
      </w:r>
    </w:p>
    <w:p>
      <w:pPr/>
      <w:r>
        <w:rPr>
          <w:rFonts w:ascii="Arial" w:hAnsi="Arial" w:eastAsia="Arial" w:cs="Arial"/>
          <w:color w:val="000000"/>
        </w:rPr>
        <w:t xml:space="preserve">2 Center for Research and Drug Development (NPDM), Federal University of </w:t>
      </w:r>
      <w:del w:id="100000" w:author="Manuscript revision" w:date="2026-10-23T16:00:00Z">
        <w:r>
          <w:rPr>
            <w:rFonts w:ascii="Arial" w:hAnsi="Arial" w:eastAsia="Arial" w:cs="Arial"/>
            <w:color w:val="000000"/>
          </w:rPr>
          <w:delText xml:space="preserve">Ceara,</w:delText>
        </w:r>
      </w:del>
      <w:ins w:id="100001" w:author="Manuscript revision" w:date="2026-10-23T16:00:00Z">
        <w:r>
          <w:rPr>
            <w:rFonts w:ascii="Arial" w:hAnsi="Arial" w:eastAsia="Arial" w:cs="Arial"/>
            <w:color w:val="000000"/>
          </w:rPr>
          <w:t xml:space="preserve">Ceará,</w:t>
        </w:r>
      </w:ins>
      <w:r>
        <w:rPr>
          <w:rFonts w:ascii="Arial" w:hAnsi="Arial" w:eastAsia="Arial" w:cs="Arial"/>
          <w:color w:val="000000"/>
        </w:rPr>
        <w:t xml:space="preserve"> Fortaleza 60430-275, Brazil; Post-Graduate Program in Pathology, Federal University of </w:t>
      </w:r>
      <w:del w:id="100002" w:author="Manuscript revision" w:date="2026-10-23T16:00:00Z">
        <w:r>
          <w:rPr>
            <w:rFonts w:ascii="Arial" w:hAnsi="Arial" w:eastAsia="Arial" w:cs="Arial"/>
            <w:color w:val="000000"/>
          </w:rPr>
          <w:delText xml:space="preserve">Ceara,</w:delText>
        </w:r>
      </w:del>
      <w:ins w:id="100003" w:author="Manuscript revision" w:date="2026-10-23T16:00:00Z">
        <w:r>
          <w:rPr>
            <w:rFonts w:ascii="Arial" w:hAnsi="Arial" w:eastAsia="Arial" w:cs="Arial"/>
            <w:color w:val="000000"/>
          </w:rPr>
          <w:t xml:space="preserve">Ceará,</w:t>
        </w:r>
      </w:ins>
      <w:r>
        <w:rPr>
          <w:rFonts w:ascii="Arial" w:hAnsi="Arial" w:eastAsia="Arial" w:cs="Arial"/>
          <w:color w:val="000000"/>
        </w:rPr>
        <w:t xml:space="preserve"> Fortaleza, Brazil; Post-Graduate Program in Translational Medicine, Federal University of </w:t>
      </w:r>
      <w:del w:id="100004" w:author="Manuscript revision" w:date="2026-10-23T16:00:00Z">
        <w:r>
          <w:rPr>
            <w:rFonts w:ascii="Arial" w:hAnsi="Arial" w:eastAsia="Arial" w:cs="Arial"/>
            <w:color w:val="000000"/>
          </w:rPr>
          <w:delText xml:space="preserve">Ceara,</w:delText>
        </w:r>
      </w:del>
      <w:ins w:id="100005" w:author="Manuscript revision" w:date="2026-10-23T16:00:00Z">
        <w:r>
          <w:rPr>
            <w:rFonts w:ascii="Arial" w:hAnsi="Arial" w:eastAsia="Arial" w:cs="Arial"/>
            <w:color w:val="000000"/>
          </w:rPr>
          <w:t xml:space="preserve">Ceará,</w:t>
        </w:r>
      </w:ins>
      <w:r>
        <w:rPr>
          <w:rFonts w:ascii="Arial" w:hAnsi="Arial" w:eastAsia="Arial" w:cs="Arial"/>
          <w:color w:val="000000"/>
        </w:rPr>
        <w:t xml:space="preserve"> Fortaleza, Brazil</w:t>
      </w:r>
    </w:p>
    <w:p>
      <w:pPr/>
      <w:r>
        <w:rPr>
          <w:rFonts w:ascii="Arial" w:hAnsi="Arial" w:eastAsia="Arial" w:cs="Arial"/>
          <w:color w:val="000000"/>
        </w:rPr>
        <w:t>ORCID: Carlos Victor Montefusco-Pereira, 0000-0003-4167-4653; Howard Lopes Ribeiro Junior, 0000-0003-2431-4779</w:t>
      </w:r>
    </w:p>
    <w:p>
      <w:pPr/>
      <w:r>
        <w:rPr>
          <w:rFonts w:ascii="Arial" w:hAnsi="Arial" w:eastAsia="Arial" w:cs="Arial"/>
          <w:color w:val="000000"/>
        </w:rPr>
        <w:t>Corresponding author: Carlos Victor Montefusco-Pereira. Friedrich-Wilhelm 28, 12103 Berlin, Germany. Email: cmontefusco@gmail.com. Phone: +49 15168108538.</w:t>
      </w:r>
    </w:p>
    <w:p>
      <w:pPr/>
      <w:r>
        <w:rPr>
          <w:rFonts w:ascii="Arial" w:hAnsi="Arial" w:eastAsia="Arial" w:cs="Arial"/>
          <w:color w:val="000000"/>
        </w:rPr>
        <w:t>Keywords: regulatory science; ANVISA; retrieval-augmented generation; clinical trials; pharmacovigilance; biological products and medical devices</w:t>
      </w:r>
    </w:p>
    <w:p>
      <w:pPr/>
      <w:r>
        <w:rPr>
          <w:rFonts w:ascii="Arial" w:hAnsi="Arial" w:eastAsia="Arial" w:cs="Arial"/>
          <w:color w:val="000000"/>
        </w:rPr>
        <w:t xml:space="preserve">Abbreviations: ANVISA, </w:t>
      </w:r>
      <w:del w:id="100006" w:author="Manuscript revision" w:date="2026-10-23T16:00:00Z">
        <w:r>
          <w:rPr>
            <w:rFonts w:ascii="Arial" w:hAnsi="Arial" w:eastAsia="Arial" w:cs="Arial"/>
            <w:color w:val="000000"/>
          </w:rPr>
          <w:delText xml:space="preserve">Agencia</w:delText>
        </w:r>
      </w:del>
      <w:ins w:id="100007" w:author="Manuscript revision" w:date="2026-10-23T16:00:00Z">
        <w:r>
          <w:rPr>
            <w:rFonts w:ascii="Arial" w:hAnsi="Arial" w:eastAsia="Arial" w:cs="Arial"/>
            <w:color w:val="000000"/>
          </w:rPr>
          <w:t xml:space="preserve">Agência</w:t>
        </w:r>
      </w:ins>
      <w:r>
        <w:rPr>
          <w:rFonts w:ascii="Arial" w:hAnsi="Arial" w:eastAsia="Arial" w:cs="Arial"/>
          <w:color w:val="000000"/>
        </w:rPr>
        <w:t xml:space="preserve"> Nacional de </w:t>
      </w:r>
      <w:del w:id="100008" w:author="Manuscript revision" w:date="2026-10-23T16:00:00Z">
        <w:r>
          <w:rPr>
            <w:rFonts w:ascii="Arial" w:hAnsi="Arial" w:eastAsia="Arial" w:cs="Arial"/>
            <w:color w:val="000000"/>
          </w:rPr>
          <w:delText xml:space="preserve">Vigilancia</w:delText>
        </w:r>
      </w:del>
      <w:ins w:id="100009" w:author="Manuscript revision" w:date="2026-10-23T16:00:00Z">
        <w:r>
          <w:rPr>
            <w:rFonts w:ascii="Arial" w:hAnsi="Arial" w:eastAsia="Arial" w:cs="Arial"/>
            <w:color w:val="000000"/>
          </w:rPr>
          <w:t xml:space="preserve">Vigilância</w:t>
        </w:r>
      </w:ins>
      <w:r>
        <w:rPr>
          <w:rFonts w:ascii="Arial" w:hAnsi="Arial" w:eastAsia="Arial" w:cs="Arial"/>
          <w:color w:val="000000"/>
        </w:rPr>
        <w:t xml:space="preserve"> </w:t>
      </w:r>
      <w:del w:id="100010" w:author="Manuscript revision" w:date="2026-10-23T16:00:00Z">
        <w:r>
          <w:rPr>
            <w:rFonts w:ascii="Arial" w:hAnsi="Arial" w:eastAsia="Arial" w:cs="Arial"/>
            <w:color w:val="000000"/>
          </w:rPr>
          <w:delText xml:space="preserve">Sanitaria;</w:delText>
        </w:r>
      </w:del>
      <w:ins w:id="100011" w:author="Manuscript revision" w:date="2026-10-23T16:00:00Z">
        <w:r>
          <w:rPr>
            <w:rFonts w:ascii="Arial" w:hAnsi="Arial" w:eastAsia="Arial" w:cs="Arial"/>
            <w:color w:val="000000"/>
          </w:rPr>
          <w:t xml:space="preserve">Sanitária;</w:t>
        </w:r>
      </w:ins>
      <w:r>
        <w:rPr>
          <w:rFonts w:ascii="Arial" w:hAnsi="Arial" w:eastAsia="Arial" w:cs="Arial"/>
          <w:color w:val="000000"/>
        </w:rPr>
        <w:t xml:space="preserve"> AREE, equivalent foreign regulatory authority; BM25, Best Matching 25; DDCM, Clinical Drug Development Dossier; DSUR, Development Safety Update Report; ICH, International Council for Harmonisation; MRR, mean reciprocal rank; RAG, retrieval-augmented generation; RRF, reciprocal rank fusion; SUSAR, suspected unexpected serious adverse reaction.</w:t>
      </w:r>
    </w:p>
    <w:p>
      <w:pPr>
        <w:pStyle w:val="Heading1"/>
        <w:pageBreakBefore/>
      </w:pPr>
      <w:r>
        <w:rPr>
          <w:rFonts w:ascii="Arial" w:hAnsi="Arial" w:eastAsia="Arial" w:cs="Arial"/>
          <w:color w:val="000000"/>
        </w:rPr>
        <w:t>Abstract</w:t>
      </w:r>
    </w:p>
    <w:p>
      <w:pPr/>
      <w:r>
        <w:rPr>
          <w:rFonts w:ascii="Arial" w:hAnsi="Arial" w:eastAsia="Arial" w:cs="Arial"/>
          <w:color w:val="000000"/>
        </w:rPr>
        <w:t>Background. Regulatory teams often need to interpret long health-authority documents while working across languages. In Brazil, many regulatory sources are published in Portuguese, while companies and scientists may ask questions in English.</w:t>
      </w:r>
    </w:p>
    <w:p>
      <w:pPr/>
      <w:r>
        <w:rPr>
          <w:rFonts w:ascii="Arial" w:hAnsi="Arial" w:eastAsia="Arial" w:cs="Arial"/>
          <w:color w:val="000000"/>
        </w:rPr>
        <w:t>Objective. To evaluate whether a bilingual retrieval-augmented generation prototype could locate, cite, and summarize selected ANVISA regulatory requirements relevant to drug development and health-product regulation.</w:t>
      </w:r>
    </w:p>
    <w:p>
      <w:pPr/>
      <w:r>
        <w:rPr>
          <w:rFonts w:ascii="Arial" w:hAnsi="Arial" w:eastAsia="Arial" w:cs="Arial"/>
          <w:color w:val="000000"/>
        </w:rPr>
        <w:t xml:space="preserve">Methods. Six</w:t>
      </w:r>
      <w:del w:id="4000000" w:author="Manuscript revision" w:date="2026-10-30T21:39:11.179100+00:00">
        <w:r>
          <w:rPr>
            <w:rFonts w:ascii="Arial" w:hAnsi="Arial" w:eastAsia="Arial" w:cs="Arial"/>
            <w:color w:val="000000"/>
          </w:rPr>
          <w:delText xml:space="preserve"> ANVISA</w:delText>
        </w:r>
      </w:del>
      <w:r>
        <w:rPr>
          <w:rFonts w:ascii="Arial" w:hAnsi="Arial" w:eastAsia="Arial" w:cs="Arial"/>
          <w:color w:val="000000"/>
        </w:rPr>
        <w:t xml:space="preserve"> regulatory documents were </w:t>
      </w:r>
      <w:del w:id="4000001" w:author="Manuscript revision" w:date="2026-10-30T21:39:11.179533+00:00">
        <w:r>
          <w:rPr>
            <w:rFonts w:ascii="Arial" w:hAnsi="Arial" w:eastAsia="Arial" w:cs="Arial"/>
            <w:color w:val="000000"/>
          </w:rPr>
          <w:delText xml:space="preserve">cleaned</w:delText>
        </w:r>
      </w:del>
      <w:ins w:id="4000002" w:author="Manuscript revision" w:date="2026-10-30T21:39:11.179545+00:00">
        <w:r>
          <w:rPr>
            <w:rFonts w:ascii="Arial" w:hAnsi="Arial" w:eastAsia="Arial" w:cs="Arial"/>
            <w:color w:val="000000"/>
          </w:rPr>
          <w:t xml:space="preserve">indexed. Historical assessments produced 404 outputs: 150 internal questions, 75 English</w:t>
        </w:r>
      </w:ins>
      <w:r>
        <w:rPr>
          <w:rFonts w:ascii="Arial" w:hAnsi="Arial" w:eastAsia="Arial" w:cs="Arial"/>
          <w:color w:val="000000"/>
        </w:rPr>
        <w:t xml:space="preserve"> and </w:t>
      </w:r>
      <w:del w:id="4000003" w:author="Manuscript revision" w:date="2026-10-30T21:39:11.179562+00:00">
        <w:r>
          <w:rPr>
            <w:rFonts w:ascii="Arial" w:hAnsi="Arial" w:eastAsia="Arial" w:cs="Arial"/>
            <w:color w:val="000000"/>
          </w:rPr>
          <w:delText xml:space="preserve">indexed</w:delText>
        </w:r>
      </w:del>
      <w:ins w:id="4000004" w:author="Manuscript revision" w:date="2026-10-30T21:39:11.179575+00:00">
        <w:r>
          <w:rPr>
            <w:rFonts w:ascii="Arial" w:hAnsi="Arial" w:eastAsia="Arial" w:cs="Arial"/>
            <w:color w:val="000000"/>
          </w:rPr>
          <w:t xml:space="preserve">75</w:t>
        </w:r>
      </w:ins>
      <w:r>
        <w:rPr>
          <w:rFonts w:ascii="Arial" w:hAnsi="Arial" w:eastAsia="Arial" w:cs="Arial"/>
          <w:color w:val="000000"/>
        </w:rPr>
        <w:t xml:space="preserve"> </w:t>
      </w:r>
      <w:del w:id="4000005" w:author="Manuscript revision" w:date="2026-10-30T21:39:11.179590+00:00">
        <w:r>
          <w:rPr>
            <w:rFonts w:ascii="Arial" w:hAnsi="Arial" w:eastAsia="Arial" w:cs="Arial"/>
            <w:color w:val="000000"/>
          </w:rPr>
          <w:delText xml:space="preserve">as</w:delText>
        </w:r>
      </w:del>
      <w:ins w:id="4000006" w:author="Manuscript revision" w:date="2026-10-30T21:39:11.179600+00:00">
        <w:r>
          <w:rPr>
            <w:rFonts w:ascii="Arial" w:hAnsi="Arial" w:eastAsia="Arial" w:cs="Arial"/>
            <w:color w:val="000000"/>
          </w:rPr>
          <w:t xml:space="preserve">Portuguese</w:t>
        </w:r>
      </w:ins>
      <w:r>
        <w:rPr>
          <w:rFonts w:ascii="Arial" w:hAnsi="Arial" w:eastAsia="Arial" w:cs="Arial"/>
          <w:color w:val="000000"/>
        </w:rPr>
        <w:t xml:space="preserve"> </w:t>
      </w:r>
      <w:del w:id="4000007" w:author="Manuscript revision" w:date="2026-10-30T21:39:11.179614+00:00">
        <w:r>
          <w:rPr>
            <w:rFonts w:ascii="Arial" w:hAnsi="Arial" w:eastAsia="Arial" w:cs="Arial"/>
            <w:color w:val="000000"/>
          </w:rPr>
          <w:delText xml:space="preserve">an</w:delText>
        </w:r>
      </w:del>
      <w:ins w:id="4000008" w:author="Manuscript revision" w:date="2026-10-30T21:39:11.179623+00:00">
        <w:r>
          <w:rPr>
            <w:rFonts w:ascii="Arial" w:hAnsi="Arial" w:eastAsia="Arial" w:cs="Arial"/>
            <w:color w:val="000000"/>
          </w:rPr>
          <w:t xml:space="preserve">repair</w:t>
        </w:r>
      </w:ins>
      <w:r>
        <w:rPr>
          <w:rFonts w:ascii="Arial" w:hAnsi="Arial" w:eastAsia="Arial" w:cs="Arial"/>
          <w:color w:val="000000"/>
        </w:rPr>
        <w:t xml:space="preserve"> </w:t>
      </w:r>
      <w:del w:id="4000009" w:author="Manuscript revision" w:date="2026-10-30T21:39:11.179637+00:00">
        <w:r>
          <w:rPr>
            <w:rFonts w:ascii="Arial" w:hAnsi="Arial" w:eastAsia="Arial" w:cs="Arial"/>
            <w:color w:val="000000"/>
          </w:rPr>
          <w:delText xml:space="preserve">article-level</w:delText>
        </w:r>
      </w:del>
      <w:ins w:id="4000010" w:author="Manuscript revision" w:date="2026-10-30T21:39:11.179646+00:00">
        <w:r>
          <w:rPr>
            <w:rFonts w:ascii="Arial" w:hAnsi="Arial" w:eastAsia="Arial" w:cs="Arial"/>
            <w:color w:val="000000"/>
          </w:rPr>
          <w:t xml:space="preserve">outputs,</w:t>
        </w:r>
      </w:ins>
      <w:r>
        <w:rPr>
          <w:rFonts w:ascii="Arial" w:hAnsi="Arial" w:eastAsia="Arial" w:cs="Arial"/>
          <w:color w:val="000000"/>
        </w:rPr>
        <w:t xml:space="preserve"> </w:t>
      </w:r>
      <w:del w:id="4000011" w:author="Manuscript revision" w:date="2026-10-30T21:39:11.179660+00:00">
        <w:r>
          <w:rPr>
            <w:rFonts w:ascii="Arial" w:hAnsi="Arial" w:eastAsia="Arial" w:cs="Arial"/>
            <w:color w:val="000000"/>
          </w:rPr>
          <w:delText xml:space="preserve">closed</w:delText>
        </w:r>
      </w:del>
      <w:ins w:id="4000012" w:author="Manuscript revision" w:date="2026-10-30T21:39:11.179668+00:00">
        <w:r>
          <w:rPr>
            <w:rFonts w:ascii="Arial" w:hAnsi="Arial" w:eastAsia="Arial" w:cs="Arial"/>
            <w:color w:val="000000"/>
          </w:rPr>
          <w:t xml:space="preserve">50</w:t>
        </w:r>
      </w:ins>
      <w:r>
        <w:rPr>
          <w:rFonts w:ascii="Arial" w:hAnsi="Arial" w:eastAsia="Arial" w:cs="Arial"/>
          <w:color w:val="000000"/>
        </w:rPr>
        <w:t xml:space="preserve"> </w:t>
      </w:r>
      <w:del w:id="4000013" w:author="Manuscript revision" w:date="2026-10-30T21:39:11.179684+00:00">
        <w:r>
          <w:rPr>
            <w:rFonts w:ascii="Arial" w:hAnsi="Arial" w:eastAsia="Arial" w:cs="Arial"/>
            <w:color w:val="000000"/>
          </w:rPr>
          <w:delText xml:space="preserve">corpus.</w:delText>
        </w:r>
      </w:del>
      <w:ins w:id="4000014" w:author="Manuscript revision" w:date="2026-10-30T21:39:11.179693+00:00">
        <w:r>
          <w:rPr>
            <w:rFonts w:ascii="Arial" w:hAnsi="Arial" w:eastAsia="Arial" w:cs="Arial"/>
            <w:color w:val="000000"/>
          </w:rPr>
          <w:t xml:space="preserve">stress</w:t>
        </w:r>
      </w:ins>
      <w:r>
        <w:rPr>
          <w:rFonts w:ascii="Arial" w:hAnsi="Arial" w:eastAsia="Arial" w:cs="Arial"/>
          <w:color w:val="000000"/>
        </w:rPr>
        <w:t xml:space="preserve"> </w:t>
      </w:r>
      <w:del w:id="4000015" w:author="Manuscript revision" w:date="2026-10-30T21:39:11.179707+00:00">
        <w:r>
          <w:rPr>
            <w:rFonts w:ascii="Arial" w:hAnsi="Arial" w:eastAsia="Arial" w:cs="Arial"/>
            <w:color w:val="000000"/>
          </w:rPr>
          <w:delText xml:space="preserve">The</w:delText>
        </w:r>
      </w:del>
      <w:ins w:id="4000016" w:author="Manuscript revision" w:date="2026-10-30T21:39:11.179716+00:00">
        <w:r>
          <w:rPr>
            <w:rFonts w:ascii="Arial" w:hAnsi="Arial" w:eastAsia="Arial" w:cs="Arial"/>
            <w:color w:val="000000"/>
          </w:rPr>
          <w:t xml:space="preserve">questions,</w:t>
        </w:r>
      </w:ins>
      <w:r>
        <w:rPr>
          <w:rFonts w:ascii="Arial" w:hAnsi="Arial" w:eastAsia="Arial" w:cs="Arial"/>
          <w:color w:val="000000"/>
        </w:rPr>
        <w:t xml:space="preserve"> </w:t>
      </w:r>
      <w:del w:id="4000017" w:author="Manuscript revision" w:date="2026-10-30T21:39:11.179729+00:00">
        <w:r>
          <w:rPr>
            <w:rFonts w:ascii="Arial" w:hAnsi="Arial" w:eastAsia="Arial" w:cs="Arial"/>
            <w:color w:val="000000"/>
          </w:rPr>
          <w:delText xml:space="preserve">system</w:delText>
        </w:r>
      </w:del>
      <w:ins w:id="4000018" w:author="Manuscript revision" w:date="2026-10-30T21:39:11.179738+00:00">
        <w:r>
          <w:rPr>
            <w:rFonts w:ascii="Arial" w:hAnsi="Arial" w:eastAsia="Arial" w:cs="Arial"/>
            <w:color w:val="000000"/>
          </w:rPr>
          <w:t xml:space="preserve">24</w:t>
        </w:r>
      </w:ins>
      <w:r>
        <w:rPr>
          <w:rFonts w:ascii="Arial" w:hAnsi="Arial" w:eastAsia="Arial" w:cs="Arial"/>
          <w:color w:val="000000"/>
        </w:rPr>
        <w:t xml:space="preserve"> </w:t>
      </w:r>
      <w:del w:id="4000019" w:author="Manuscript revision" w:date="2026-10-30T21:39:11.179752+00:00">
        <w:r>
          <w:rPr>
            <w:rFonts w:ascii="Arial" w:hAnsi="Arial" w:eastAsia="Arial" w:cs="Arial"/>
            <w:color w:val="000000"/>
          </w:rPr>
          <w:delText xml:space="preserve">was</w:delText>
        </w:r>
      </w:del>
      <w:ins w:id="4000020" w:author="Manuscript revision" w:date="2026-10-30T21:39:11.179761+00:00">
        <w:r>
          <w:rPr>
            <w:rFonts w:ascii="Arial" w:hAnsi="Arial" w:eastAsia="Arial" w:cs="Arial"/>
            <w:color w:val="000000"/>
          </w:rPr>
          <w:t xml:space="preserve">calibration</w:t>
        </w:r>
      </w:ins>
      <w:r>
        <w:rPr>
          <w:rFonts w:ascii="Arial" w:hAnsi="Arial" w:eastAsia="Arial" w:cs="Arial"/>
          <w:color w:val="000000"/>
        </w:rPr>
        <w:t xml:space="preserve"> </w:t>
      </w:r>
      <w:del w:id="4000021" w:author="Manuscript revision" w:date="2026-10-30T21:39:11.179775+00:00">
        <w:r>
          <w:rPr>
            <w:rFonts w:ascii="Arial" w:hAnsi="Arial" w:eastAsia="Arial" w:cs="Arial"/>
            <w:color w:val="000000"/>
          </w:rPr>
          <w:delText xml:space="preserve">implemented in Python 3.10 using LlamaIndex, sentence-transformers, rank-bm25, Streamlit,</w:delText>
        </w:r>
      </w:del>
      <w:ins w:id="4000022" w:author="Manuscript revision" w:date="2026-10-30T21:39:11.179785+00:00">
        <w:r>
          <w:rPr>
            <w:rFonts w:ascii="Arial" w:hAnsi="Arial" w:eastAsia="Arial" w:cs="Arial"/>
            <w:color w:val="000000"/>
          </w:rPr>
          <w:t xml:space="preserve">questions</w:t>
        </w:r>
      </w:ins>
      <w:r>
        <w:rPr>
          <w:rFonts w:ascii="Arial" w:hAnsi="Arial" w:eastAsia="Arial" w:cs="Arial"/>
          <w:color w:val="000000"/>
        </w:rPr>
        <w:t xml:space="preserve"> and </w:t>
      </w:r>
      <w:del w:id="4000023" w:author="Manuscript revision" w:date="2026-10-30T21:39:11.179799+00:00">
        <w:r>
          <w:rPr>
            <w:rFonts w:ascii="Arial" w:hAnsi="Arial" w:eastAsia="Arial" w:cs="Arial"/>
            <w:color w:val="000000"/>
          </w:rPr>
          <w:delText xml:space="preserve">the</w:delText>
        </w:r>
      </w:del>
      <w:ins w:id="4000024" w:author="Manuscript revision" w:date="2026-10-30T21:39:11.179808+00:00">
        <w:r>
          <w:rPr>
            <w:rFonts w:ascii="Arial" w:hAnsi="Arial" w:eastAsia="Arial" w:cs="Arial"/>
            <w:color w:val="000000"/>
          </w:rPr>
          <w:t xml:space="preserve">30</w:t>
        </w:r>
      </w:ins>
      <w:r>
        <w:rPr>
          <w:rFonts w:ascii="Arial" w:hAnsi="Arial" w:eastAsia="Arial" w:cs="Arial"/>
          <w:color w:val="000000"/>
        </w:rPr>
        <w:t xml:space="preserve"> </w:t>
      </w:r>
      <w:del w:id="4000025" w:author="Manuscript revision" w:date="2026-10-30T21:39:11.179823+00:00">
        <w:r>
          <w:rPr>
            <w:rFonts w:ascii="Arial" w:hAnsi="Arial" w:eastAsia="Arial" w:cs="Arial"/>
            <w:color w:val="000000"/>
          </w:rPr>
          <w:delText xml:space="preserve">Google Generative AI interface. Dense retrieval used sentence-transformers/all-MiniLM-L6-v2; keyword retrieval used BM25; candidates were merged by reciprocal rank fusion and reranked with cross-encoder/mmarco-mMiniLMv2-L12-H384-v1. The final answer model was models/gemini-flash-lite-latest. The benchmark included 200 bilingual questions: 70 Portuguese answerable, 70 English answerable, 20 multi-article or exception questions, and 40 unanswerable or adversarial</w:delText>
        </w:r>
      </w:del>
      <w:ins w:id="4000026" w:author="Manuscript revision" w:date="2026-10-30T21:39:11.179832+00:00">
        <w:r>
          <w:rPr>
            <w:rFonts w:ascii="Arial" w:hAnsi="Arial" w:eastAsia="Arial" w:cs="Arial"/>
            <w:color w:val="000000"/>
          </w:rPr>
          <w:t xml:space="preserve">post-calibration</w:t>
        </w:r>
      </w:ins>
      <w:r>
        <w:rPr>
          <w:rFonts w:ascii="Arial" w:hAnsi="Arial" w:eastAsia="Arial" w:cs="Arial"/>
          <w:color w:val="000000"/>
        </w:rPr>
        <w:t xml:space="preserve"> questions.</w:t>
      </w:r>
      <w:ins w:id="4000027" w:author="Manuscript revision" w:date="2026-10-30T21:39:11.179848+00:00">
        <w:r>
          <w:rPr>
            <w:rFonts w:ascii="Arial" w:hAnsi="Arial" w:eastAsia="Arial" w:cs="Arial"/>
            <w:color w:val="000000"/>
          </w:rPr>
          <w:t xml:space="preserve"> Stages overlapped.</w:t>
        </w:r>
      </w:ins>
      <w:r>
        <w:rPr>
          <w:rFonts w:ascii="Arial" w:hAnsi="Arial" w:eastAsia="Arial" w:cs="Arial"/>
          <w:color w:val="000000"/>
        </w:rPr>
        <w:t xml:space="preserve"> An automated </w:t>
      </w:r>
      <w:del w:id="4000028" w:author="Manuscript revision" w:date="2026-10-30T21:39:11.179862+00:00">
        <w:r>
          <w:rPr>
            <w:rFonts w:ascii="Arial" w:hAnsi="Arial" w:eastAsia="Arial" w:cs="Arial"/>
            <w:color w:val="000000"/>
          </w:rPr>
          <w:delText xml:space="preserve">AI </w:delText>
        </w:r>
      </w:del>
      <w:r>
        <w:rPr>
          <w:rFonts w:ascii="Arial" w:hAnsi="Arial" w:eastAsia="Arial" w:cs="Arial"/>
          <w:color w:val="000000"/>
        </w:rPr>
        <w:t xml:space="preserve">judge scored </w:t>
      </w:r>
      <w:del w:id="4000029" w:author="Manuscript revision" w:date="2026-10-30T21:39:11.179876+00:00">
        <w:r>
          <w:rPr>
            <w:rFonts w:ascii="Arial" w:hAnsi="Arial" w:eastAsia="Arial" w:cs="Arial"/>
            <w:color w:val="000000"/>
          </w:rPr>
          <w:delText xml:space="preserve">faithfulness,</w:delText>
        </w:r>
      </w:del>
      <w:ins w:id="4000030" w:author="Manuscript revision" w:date="2026-10-30T21:39:11.179889+00:00">
        <w:r>
          <w:rPr>
            <w:rFonts w:ascii="Arial" w:hAnsi="Arial" w:eastAsia="Arial" w:cs="Arial"/>
            <w:color w:val="000000"/>
          </w:rPr>
          <w:t xml:space="preserve">these</w:t>
        </w:r>
      </w:ins>
      <w:r>
        <w:rPr>
          <w:rFonts w:ascii="Arial" w:hAnsi="Arial" w:eastAsia="Arial" w:cs="Arial"/>
          <w:color w:val="000000"/>
        </w:rPr>
        <w:t xml:space="preserve"> </w:t>
      </w:r>
      <w:del w:id="4000031" w:author="Manuscript revision" w:date="2026-10-30T21:39:11.179903+00:00">
        <w:r>
          <w:rPr>
            <w:rFonts w:ascii="Arial" w:hAnsi="Arial" w:eastAsia="Arial" w:cs="Arial"/>
            <w:color w:val="000000"/>
          </w:rPr>
          <w:delText xml:space="preserve">citation</w:delText>
        </w:r>
      </w:del>
      <w:ins w:id="4000032" w:author="Manuscript revision" w:date="2026-10-30T21:39:11.179912+00:00">
        <w:r>
          <w:rPr>
            <w:rFonts w:ascii="Arial" w:hAnsi="Arial" w:eastAsia="Arial" w:cs="Arial"/>
            <w:color w:val="000000"/>
          </w:rPr>
          <w:t xml:space="preserve">outputs,</w:t>
        </w:r>
      </w:ins>
      <w:r>
        <w:rPr>
          <w:rFonts w:ascii="Arial" w:hAnsi="Arial" w:eastAsia="Arial" w:cs="Arial"/>
          <w:color w:val="000000"/>
        </w:rPr>
        <w:t xml:space="preserve"> </w:t>
      </w:r>
      <w:del w:id="4000033" w:author="Manuscript revision" w:date="2026-10-30T21:39:11.179925+00:00">
        <w:r>
          <w:rPr>
            <w:rFonts w:ascii="Arial" w:hAnsi="Arial" w:eastAsia="Arial" w:cs="Arial"/>
            <w:color w:val="000000"/>
          </w:rPr>
          <w:delText xml:space="preserve">correctness,</w:delText>
        </w:r>
      </w:del>
      <w:ins w:id="4000034" w:author="Manuscript revision" w:date="2026-10-30T21:39:11.179934+00:00">
        <w:r>
          <w:rPr>
            <w:rFonts w:ascii="Arial" w:hAnsi="Arial" w:eastAsia="Arial" w:cs="Arial"/>
            <w:color w:val="000000"/>
          </w:rPr>
          <w:t xml:space="preserve">with</w:t>
        </w:r>
      </w:ins>
      <w:r>
        <w:rPr>
          <w:rFonts w:ascii="Arial" w:hAnsi="Arial" w:eastAsia="Arial" w:cs="Arial"/>
          <w:color w:val="000000"/>
        </w:rPr>
        <w:t xml:space="preserve"> </w:t>
      </w:r>
      <w:del w:id="4000035" w:author="Manuscript revision" w:date="2026-10-30T21:39:11.179947+00:00">
        <w:r>
          <w:rPr>
            <w:rFonts w:ascii="Arial" w:hAnsi="Arial" w:eastAsia="Arial" w:cs="Arial"/>
            <w:color w:val="000000"/>
          </w:rPr>
          <w:delText xml:space="preserve">completeness,</w:delText>
        </w:r>
      </w:del>
      <w:ins w:id="4000036" w:author="Manuscript revision" w:date="2026-10-30T21:39:11.179957+00:00">
        <w:r>
          <w:rPr>
            <w:rFonts w:ascii="Arial" w:hAnsi="Arial" w:eastAsia="Arial" w:cs="Arial"/>
            <w:color w:val="000000"/>
          </w:rPr>
          <w:t xml:space="preserve">subsequent coauthor review of 94 selected answers. A further frozen author-led assessment comprised 40 questions in 20 bilingual pairs, all rated against their exact retrieved passages. Pair success required both languages to satisfy prespecified task</w:t>
        </w:r>
      </w:ins>
      <w:r>
        <w:rPr>
          <w:rFonts w:ascii="Arial" w:hAnsi="Arial" w:eastAsia="Arial" w:cs="Arial"/>
          <w:color w:val="000000"/>
        </w:rPr>
        <w:t xml:space="preserve"> and </w:t>
      </w:r>
      <w:del w:id="4000037" w:author="Manuscript revision" w:date="2026-10-30T21:39:11.179972+00:00">
        <w:r>
          <w:rPr>
            <w:rFonts w:ascii="Arial" w:hAnsi="Arial" w:eastAsia="Arial" w:cs="Arial"/>
            <w:color w:val="000000"/>
          </w:rPr>
          <w:delText xml:space="preserve">refusal</w:delText>
        </w:r>
      </w:del>
      <w:ins w:id="4000038" w:author="Manuscript revision" w:date="2026-10-30T21:39:11.179983+00:00">
        <w:r>
          <w:rPr>
            <w:rFonts w:ascii="Arial" w:hAnsi="Arial" w:eastAsia="Arial" w:cs="Arial"/>
            <w:color w:val="000000"/>
          </w:rPr>
          <w:t xml:space="preserve">language</w:t>
        </w:r>
      </w:ins>
      <w:r>
        <w:rPr>
          <w:rFonts w:ascii="Arial" w:hAnsi="Arial" w:eastAsia="Arial" w:cs="Arial"/>
          <w:color w:val="000000"/>
        </w:rPr>
        <w:t xml:space="preserve"> </w:t>
      </w:r>
      <w:del w:id="4000039" w:author="Manuscript revision" w:date="2026-10-30T21:39:11.179997+00:00">
        <w:r>
          <w:rPr>
            <w:rFonts w:ascii="Arial" w:hAnsi="Arial" w:eastAsia="Arial" w:cs="Arial"/>
            <w:color w:val="000000"/>
          </w:rPr>
          <w:delText xml:space="preserve">correctness</w:delText>
        </w:r>
      </w:del>
      <w:ins w:id="4000040" w:author="Manuscript revision" w:date="2026-10-30T21:39:11.180007+00:00">
        <w:r>
          <w:rPr>
            <w:rFonts w:ascii="Arial" w:hAnsi="Arial" w:eastAsia="Arial" w:cs="Arial"/>
            <w:color w:val="000000"/>
          </w:rPr>
          <w:t xml:space="preserve">criteria;</w:t>
        </w:r>
      </w:ins>
      <w:r>
        <w:rPr>
          <w:rFonts w:ascii="Arial" w:hAnsi="Arial" w:eastAsia="Arial" w:cs="Arial"/>
          <w:color w:val="000000"/>
        </w:rPr>
        <w:t xml:space="preserve"> </w:t>
      </w:r>
      <w:del w:id="4000041" w:author="Manuscript revision" w:date="2026-10-30T21:39:11.180020+00:00">
        <w:r>
          <w:rPr>
            <w:rFonts w:ascii="Arial" w:hAnsi="Arial" w:eastAsia="Arial" w:cs="Arial"/>
            <w:color w:val="000000"/>
          </w:rPr>
          <w:delText xml:space="preserve">on</w:delText>
        </w:r>
      </w:del>
      <w:ins w:id="4000042" w:author="Manuscript revision" w:date="2026-10-30T21:39:11.180029+00:00">
        <w:r>
          <w:rPr>
            <w:rFonts w:ascii="Arial" w:hAnsi="Arial" w:eastAsia="Arial" w:cs="Arial"/>
            <w:color w:val="000000"/>
          </w:rPr>
          <w:t xml:space="preserve">95%</w:t>
        </w:r>
      </w:ins>
      <w:r>
        <w:rPr>
          <w:rFonts w:ascii="Arial" w:hAnsi="Arial" w:eastAsia="Arial" w:cs="Arial"/>
          <w:color w:val="000000"/>
        </w:rPr>
        <w:t xml:space="preserve"> </w:t>
      </w:r>
      <w:del w:id="4000043" w:author="Manuscript revision" w:date="2026-10-30T21:39:11.180043+00:00">
        <w:r>
          <w:rPr>
            <w:rFonts w:ascii="Arial" w:hAnsi="Arial" w:eastAsia="Arial" w:cs="Arial"/>
            <w:color w:val="000000"/>
          </w:rPr>
          <w:delText xml:space="preserve">a</w:delText>
        </w:r>
      </w:del>
      <w:ins w:id="4000044" w:author="Manuscript revision" w:date="2026-10-30T21:39:11.180052+00:00">
        <w:r>
          <w:rPr>
            <w:rFonts w:ascii="Arial" w:hAnsi="Arial" w:eastAsia="Arial" w:cs="Arial"/>
            <w:color w:val="000000"/>
          </w:rPr>
          <w:t xml:space="preserve">intervals</w:t>
        </w:r>
      </w:ins>
      <w:r>
        <w:rPr>
          <w:rFonts w:ascii="Arial" w:hAnsi="Arial" w:eastAsia="Arial" w:cs="Arial"/>
          <w:color w:val="000000"/>
        </w:rPr>
        <w:t xml:space="preserve"> </w:t>
      </w:r>
      <w:del w:id="4000045" w:author="Manuscript revision" w:date="2026-10-30T21:39:11.180065+00:00">
        <w:r>
          <w:rPr>
            <w:rFonts w:ascii="Arial" w:hAnsi="Arial" w:eastAsia="Arial" w:cs="Arial"/>
            <w:color w:val="000000"/>
          </w:rPr>
          <w:delText xml:space="preserve">0</w:delText>
        </w:r>
      </w:del>
      <w:ins w:id="4000046" w:author="Manuscript revision" w:date="2026-10-30T21:39:11.180075+00:00">
        <w:r>
          <w:rPr>
            <w:rFonts w:ascii="Arial" w:hAnsi="Arial" w:eastAsia="Arial" w:cs="Arial"/>
            <w:color w:val="000000"/>
          </w:rPr>
          <w:t xml:space="preserve">were</w:t>
        </w:r>
      </w:ins>
      <w:r>
        <w:rPr>
          <w:rFonts w:ascii="Arial" w:hAnsi="Arial" w:eastAsia="Arial" w:cs="Arial"/>
          <w:color w:val="000000"/>
        </w:rPr>
        <w:t xml:space="preserve"> </w:t>
      </w:r>
      <w:del w:id="4000047" w:author="Manuscript revision" w:date="2026-10-30T21:39:11.180088+00:00">
        <w:r>
          <w:rPr>
            <w:rFonts w:ascii="Arial" w:hAnsi="Arial" w:eastAsia="Arial" w:cs="Arial"/>
            <w:color w:val="000000"/>
          </w:rPr>
          <w:delText xml:space="preserve">to</w:delText>
        </w:r>
      </w:del>
      <w:ins w:id="4000048" w:author="Manuscript revision" w:date="2026-10-30T21:39:11.180097+00:00">
        <w:r>
          <w:rPr>
            <w:rFonts w:ascii="Arial" w:hAnsi="Arial" w:eastAsia="Arial" w:cs="Arial"/>
            <w:color w:val="000000"/>
          </w:rPr>
          <w:t xml:space="preserve">calculated</w:t>
        </w:r>
      </w:ins>
      <w:r>
        <w:rPr>
          <w:rFonts w:ascii="Arial" w:hAnsi="Arial" w:eastAsia="Arial" w:cs="Arial"/>
          <w:color w:val="000000"/>
        </w:rPr>
        <w:t xml:space="preserve"> </w:t>
      </w:r>
      <w:del w:id="4000049" w:author="Manuscript revision" w:date="2026-10-30T21:39:11.180110+00:00">
        <w:r>
          <w:rPr>
            <w:rFonts w:ascii="Arial" w:hAnsi="Arial" w:eastAsia="Arial" w:cs="Arial"/>
            <w:color w:val="000000"/>
          </w:rPr>
          <w:delText xml:space="preserve">1</w:delText>
        </w:r>
      </w:del>
      <w:ins w:id="4000050" w:author="Manuscript revision" w:date="2026-10-30T21:39:11.180119+00:00">
        <w:r>
          <w:rPr>
            <w:rFonts w:ascii="Arial" w:hAnsi="Arial" w:eastAsia="Arial" w:cs="Arial"/>
            <w:color w:val="000000"/>
          </w:rPr>
          <w:t xml:space="preserve">at</w:t>
        </w:r>
      </w:ins>
      <w:r>
        <w:rPr>
          <w:rFonts w:ascii="Arial" w:hAnsi="Arial" w:eastAsia="Arial" w:cs="Arial"/>
          <w:color w:val="000000"/>
        </w:rPr>
        <w:t xml:space="preserve"> </w:t>
      </w:r>
      <w:del w:id="4000051" w:author="Manuscript revision" w:date="2026-10-30T21:39:11.180132+00:00">
        <w:r>
          <w:rPr>
            <w:rFonts w:ascii="Arial" w:hAnsi="Arial" w:eastAsia="Arial" w:cs="Arial"/>
            <w:color w:val="000000"/>
          </w:rPr>
          <w:delText xml:space="preserve">scale.</w:delText>
        </w:r>
      </w:del>
      <w:ins w:id="4000052" w:author="Manuscript revision" w:date="2026-10-30T21:39:11.180142+00:00">
        <w:r>
          <w:rPr>
            <w:rFonts w:ascii="Arial" w:hAnsi="Arial" w:eastAsia="Arial" w:cs="Arial"/>
            <w:color w:val="000000"/>
          </w:rPr>
          <w:t xml:space="preserve">pair level.</w:t>
        </w:r>
      </w:ins>
    </w:p>
    <w:p>
      <w:pPr/>
      <w:r>
        <w:rPr>
          <w:rFonts w:ascii="Arial" w:hAnsi="Arial" w:eastAsia="Arial" w:cs="Arial"/>
          <w:color w:val="000000"/>
        </w:rPr>
        <w:t xml:space="preserve">Results. The</w:t>
      </w:r>
      <w:del w:id="4000053" w:author="Manuscript revision" w:date="2026-10-30T21:39:11.181453+00:00">
        <w:r>
          <w:rPr>
            <w:rFonts w:ascii="Arial" w:hAnsi="Arial" w:eastAsia="Arial" w:cs="Arial"/>
            <w:color w:val="000000"/>
          </w:rPr>
          <w:delText xml:space="preserve"> final article-aware</w:delText>
        </w:r>
      </w:del>
      <w:r>
        <w:rPr>
          <w:rFonts w:ascii="Arial" w:hAnsi="Arial" w:eastAsia="Arial" w:cs="Arial"/>
          <w:color w:val="000000"/>
        </w:rPr>
        <w:t xml:space="preserve"> index contained 382</w:t>
      </w:r>
      <w:del w:id="4000054" w:author="Manuscript revision" w:date="2026-10-30T21:39:11.181469+00:00">
        <w:r>
          <w:rPr>
            <w:rFonts w:ascii="Arial" w:hAnsi="Arial" w:eastAsia="Arial" w:cs="Arial"/>
            <w:color w:val="000000"/>
          </w:rPr>
          <w:delText xml:space="preserve"> detected regulatory</w:delText>
        </w:r>
      </w:del>
      <w:r>
        <w:rPr>
          <w:rFonts w:ascii="Arial" w:hAnsi="Arial" w:eastAsia="Arial" w:cs="Arial"/>
          <w:color w:val="000000"/>
        </w:rPr>
        <w:t xml:space="preserve"> articles and 481 chunks. </w:t>
      </w:r>
      <w:ins w:id="4000055" w:author="Manuscript revision" w:date="2026-10-30T21:39:11.181484+00:00">
        <w:r>
          <w:rPr>
            <w:rFonts w:ascii="Arial" w:hAnsi="Arial" w:eastAsia="Arial" w:cs="Arial"/>
            <w:color w:val="000000"/>
          </w:rPr>
          <w:t xml:space="preserve">Historical stress-assessment completeness averaged 0.943 among 40 answerable outputs (95% CI 0.873 to 0.990). </w:t>
        </w:r>
      </w:ins>
      <w:r>
        <w:rPr>
          <w:rFonts w:ascii="Arial" w:hAnsi="Arial" w:eastAsia="Arial" w:cs="Arial"/>
          <w:color w:val="000000"/>
        </w:rPr>
        <w:t xml:space="preserve">In the </w:t>
      </w:r>
      <w:del w:id="4000056" w:author="Manuscript revision" w:date="2026-10-30T21:39:11.181497+00:00">
        <w:r>
          <w:rPr>
            <w:rFonts w:ascii="Arial" w:hAnsi="Arial" w:eastAsia="Arial" w:cs="Arial"/>
            <w:color w:val="000000"/>
          </w:rPr>
          <w:delText xml:space="preserve">first</w:delText>
        </w:r>
      </w:del>
      <w:ins w:id="4000057" w:author="Manuscript revision" w:date="2026-10-30T21:39:11.181506+00:00">
        <w:r>
          <w:rPr>
            <w:rFonts w:ascii="Arial" w:hAnsi="Arial" w:eastAsia="Arial" w:cs="Arial"/>
            <w:color w:val="000000"/>
          </w:rPr>
          <w:t xml:space="preserve">frozen</w:t>
        </w:r>
      </w:ins>
      <w:r>
        <w:rPr>
          <w:rFonts w:ascii="Arial" w:hAnsi="Arial" w:eastAsia="Arial" w:cs="Arial"/>
          <w:color w:val="000000"/>
        </w:rPr>
        <w:t xml:space="preserve"> </w:t>
      </w:r>
      <w:del w:id="4000058" w:author="Manuscript revision" w:date="2026-10-30T21:39:11.181519+00:00">
        <w:r>
          <w:rPr>
            <w:rFonts w:ascii="Arial" w:hAnsi="Arial" w:eastAsia="Arial" w:cs="Arial"/>
            <w:color w:val="000000"/>
          </w:rPr>
          <w:delText xml:space="preserve">AI-authored</w:delText>
        </w:r>
      </w:del>
      <w:ins w:id="4000059" w:author="Manuscript revision" w:date="2026-10-30T21:39:11.181528+00:00">
        <w:r>
          <w:rPr>
            <w:rFonts w:ascii="Arial" w:hAnsi="Arial" w:eastAsia="Arial" w:cs="Arial"/>
            <w:color w:val="000000"/>
          </w:rPr>
          <w:t xml:space="preserve">assessment,</w:t>
        </w:r>
      </w:ins>
      <w:r>
        <w:rPr>
          <w:rFonts w:ascii="Arial" w:hAnsi="Arial" w:eastAsia="Arial" w:cs="Arial"/>
          <w:color w:val="000000"/>
        </w:rPr>
        <w:t xml:space="preserve"> </w:t>
      </w:r>
      <w:del w:id="4000060" w:author="Manuscript revision" w:date="2026-10-30T21:39:11.181541+00:00">
        <w:r>
          <w:rPr>
            <w:rFonts w:ascii="Arial" w:hAnsi="Arial" w:eastAsia="Arial" w:cs="Arial"/>
            <w:color w:val="000000"/>
          </w:rPr>
          <w:delText xml:space="preserve">prospective</w:delText>
        </w:r>
      </w:del>
      <w:ins w:id="4000061" w:author="Manuscript revision" w:date="2026-10-30T21:39:11.181550+00:00">
        <w:r>
          <w:rPr>
            <w:rFonts w:ascii="Arial" w:hAnsi="Arial" w:eastAsia="Arial" w:cs="Arial"/>
            <w:color w:val="000000"/>
          </w:rPr>
          <w:t xml:space="preserve">10/20</w:t>
        </w:r>
      </w:ins>
      <w:r>
        <w:rPr>
          <w:rFonts w:ascii="Arial" w:hAnsi="Arial" w:eastAsia="Arial" w:cs="Arial"/>
          <w:color w:val="000000"/>
        </w:rPr>
        <w:t xml:space="preserve"> </w:t>
      </w:r>
      <w:del w:id="4000062" w:author="Manuscript revision" w:date="2026-10-30T21:39:11.181564+00:00">
        <w:r>
          <w:rPr>
            <w:rFonts w:ascii="Arial" w:hAnsi="Arial" w:eastAsia="Arial" w:cs="Arial"/>
            <w:color w:val="000000"/>
          </w:rPr>
          <w:delText xml:space="preserve">stress</w:delText>
        </w:r>
      </w:del>
      <w:ins w:id="4000063" w:author="Manuscript revision" w:date="2026-10-30T21:39:11.181573+00:00">
        <w:r>
          <w:rPr>
            <w:rFonts w:ascii="Arial" w:hAnsi="Arial" w:eastAsia="Arial" w:cs="Arial"/>
            <w:color w:val="000000"/>
          </w:rPr>
          <w:t xml:space="preserve">pairs</w:t>
        </w:r>
      </w:ins>
      <w:r>
        <w:rPr>
          <w:rFonts w:ascii="Arial" w:hAnsi="Arial" w:eastAsia="Arial" w:cs="Arial"/>
          <w:color w:val="000000"/>
        </w:rPr>
        <w:t xml:space="preserve"> </w:t>
      </w:r>
      <w:del w:id="4000064" w:author="Manuscript revision" w:date="2026-10-30T21:39:11.181586+00:00">
        <w:r>
          <w:rPr>
            <w:rFonts w:ascii="Arial" w:hAnsi="Arial" w:eastAsia="Arial" w:cs="Arial"/>
            <w:color w:val="000000"/>
          </w:rPr>
          <w:delText xml:space="preserve">test,</w:delText>
        </w:r>
      </w:del>
      <w:ins w:id="4000065" w:author="Manuscript revision" w:date="2026-10-30T21:39:11.181595+00:00">
        <w:r>
          <w:rPr>
            <w:rFonts w:ascii="Arial" w:hAnsi="Arial" w:eastAsia="Arial" w:cs="Arial"/>
            <w:color w:val="000000"/>
          </w:rPr>
          <w:t xml:space="preserve">succeeded (50.0%; exact 95% CI 27.2 to 72.8%): 6/12 answerable, 0/4 partly</w:t>
        </w:r>
      </w:ins>
      <w:r>
        <w:rPr>
          <w:rFonts w:ascii="Arial" w:hAnsi="Arial" w:eastAsia="Arial" w:cs="Arial"/>
          <w:color w:val="000000"/>
        </w:rPr>
        <w:t xml:space="preserve"> answerable </w:t>
      </w:r>
      <w:del w:id="4000066" w:author="Manuscript revision" w:date="2026-10-30T21:39:11.181608+00:00">
        <w:r>
          <w:rPr>
            <w:rFonts w:ascii="Arial" w:hAnsi="Arial" w:eastAsia="Arial" w:cs="Arial"/>
            <w:color w:val="000000"/>
          </w:rPr>
          <w:delText xml:space="preserve">questions</w:delText>
        </w:r>
      </w:del>
      <w:ins w:id="4000067" w:author="Manuscript revision" w:date="2026-10-30T21:39:11.181617+00:00">
        <w:r>
          <w:rPr>
            <w:rFonts w:ascii="Arial" w:hAnsi="Arial" w:eastAsia="Arial" w:cs="Arial"/>
            <w:color w:val="000000"/>
          </w:rPr>
          <w:t xml:space="preserve">and</w:t>
        </w:r>
      </w:ins>
      <w:r>
        <w:rPr>
          <w:rFonts w:ascii="Arial" w:hAnsi="Arial" w:eastAsia="Arial" w:cs="Arial"/>
          <w:color w:val="000000"/>
        </w:rPr>
        <w:t xml:space="preserve"> </w:t>
      </w:r>
      <w:del w:id="4000068" w:author="Manuscript revision" w:date="2026-10-30T21:39:11.181630+00:00">
        <w:r>
          <w:rPr>
            <w:rFonts w:ascii="Arial" w:hAnsi="Arial" w:eastAsia="Arial" w:cs="Arial"/>
            <w:color w:val="000000"/>
          </w:rPr>
          <w:delText xml:space="preserve">had</w:delText>
        </w:r>
      </w:del>
      <w:ins w:id="4000069" w:author="Manuscript revision" w:date="2026-10-30T21:39:11.181639+00:00">
        <w:r>
          <w:rPr>
            <w:rFonts w:ascii="Arial" w:hAnsi="Arial" w:eastAsia="Arial" w:cs="Arial"/>
            <w:color w:val="000000"/>
          </w:rPr>
          <w:t xml:space="preserve">4/4</w:t>
        </w:r>
      </w:ins>
      <w:r>
        <w:rPr>
          <w:rFonts w:ascii="Arial" w:hAnsi="Arial" w:eastAsia="Arial" w:cs="Arial"/>
          <w:color w:val="000000"/>
        </w:rPr>
        <w:t xml:space="preserve"> </w:t>
      </w:r>
      <w:del w:id="4000070" w:author="Manuscript revision" w:date="2026-10-30T21:39:11.181652+00:00">
        <w:r>
          <w:rPr>
            <w:rFonts w:ascii="Arial" w:hAnsi="Arial" w:eastAsia="Arial" w:cs="Arial"/>
            <w:color w:val="000000"/>
          </w:rPr>
          <w:delText xml:space="preserve">source</w:delText>
        </w:r>
      </w:del>
      <w:ins w:id="4000071" w:author="Manuscript revision" w:date="2026-10-30T21:39:11.181661+00:00">
        <w:r>
          <w:rPr>
            <w:rFonts w:ascii="Arial" w:hAnsi="Arial" w:eastAsia="Arial" w:cs="Arial"/>
            <w:color w:val="000000"/>
          </w:rPr>
          <w:t xml:space="preserve">unanswerable</w:t>
        </w:r>
      </w:ins>
      <w:r>
        <w:rPr>
          <w:rFonts w:ascii="Arial" w:hAnsi="Arial" w:eastAsia="Arial" w:cs="Arial"/>
          <w:color w:val="000000"/>
        </w:rPr>
        <w:t xml:space="preserve"> </w:t>
      </w:r>
      <w:del w:id="4000072" w:author="Manuscript revision" w:date="2026-10-30T21:39:11.181674+00:00">
        <w:r>
          <w:rPr>
            <w:rFonts w:ascii="Arial" w:hAnsi="Arial" w:eastAsia="Arial" w:cs="Arial"/>
            <w:color w:val="000000"/>
          </w:rPr>
          <w:delText xml:space="preserve">hit</w:delText>
        </w:r>
      </w:del>
      <w:ins w:id="4000073" w:author="Manuscript revision" w:date="2026-10-30T21:39:11.181683+00:00">
        <w:r>
          <w:rPr>
            <w:rFonts w:ascii="Arial" w:hAnsi="Arial" w:eastAsia="Arial" w:cs="Arial"/>
            <w:color w:val="000000"/>
          </w:rPr>
          <w:t xml:space="preserve">pairs.</w:t>
        </w:r>
      </w:ins>
      <w:r>
        <w:rPr>
          <w:rFonts w:ascii="Arial" w:hAnsi="Arial" w:eastAsia="Arial" w:cs="Arial"/>
          <w:color w:val="000000"/>
        </w:rPr>
        <w:t xml:space="preserve"> </w:t>
      </w:r>
      <w:del w:id="4000074" w:author="Manuscript revision" w:date="2026-10-30T21:39:11.181695+00:00">
        <w:r>
          <w:rPr>
            <w:rFonts w:ascii="Arial" w:hAnsi="Arial" w:eastAsia="Arial" w:cs="Arial"/>
            <w:color w:val="000000"/>
          </w:rPr>
          <w:delText xml:space="preserve">1.000,</w:delText>
        </w:r>
      </w:del>
      <w:ins w:id="4000075" w:author="Manuscript revision" w:date="2026-10-30T21:39:11.181704+00:00">
        <w:r>
          <w:rPr>
            <w:rFonts w:ascii="Arial" w:hAnsi="Arial" w:eastAsia="Arial" w:cs="Arial"/>
            <w:color w:val="000000"/>
          </w:rPr>
          <w:t xml:space="preserve">Five</w:t>
        </w:r>
      </w:ins>
      <w:r>
        <w:rPr>
          <w:rFonts w:ascii="Arial" w:hAnsi="Arial" w:eastAsia="Arial" w:cs="Arial"/>
          <w:color w:val="000000"/>
        </w:rPr>
        <w:t xml:space="preserve"> </w:t>
      </w:r>
      <w:del w:id="4000076" w:author="Manuscript revision" w:date="2026-10-30T21:39:11.181716+00:00">
        <w:r>
          <w:rPr>
            <w:rFonts w:ascii="Arial" w:hAnsi="Arial" w:eastAsia="Arial" w:cs="Arial"/>
            <w:color w:val="000000"/>
          </w:rPr>
          <w:delText xml:space="preserve">source</w:delText>
        </w:r>
      </w:del>
      <w:ins w:id="4000077" w:author="Manuscript revision" w:date="2026-10-30T21:39:11.181725+00:00">
        <w:r>
          <w:rPr>
            <w:rFonts w:ascii="Arial" w:hAnsi="Arial" w:eastAsia="Arial" w:cs="Arial"/>
            <w:color w:val="000000"/>
          </w:rPr>
          <w:t xml:space="preserve">English</w:t>
        </w:r>
      </w:ins>
      <w:r>
        <w:rPr>
          <w:rFonts w:ascii="Arial" w:hAnsi="Arial" w:eastAsia="Arial" w:cs="Arial"/>
          <w:color w:val="000000"/>
        </w:rPr>
        <w:t xml:space="preserve"> </w:t>
      </w:r>
      <w:del w:id="4000078" w:author="Manuscript revision" w:date="2026-10-30T21:39:11.181738+00:00">
        <w:r>
          <w:rPr>
            <w:rFonts w:ascii="Arial" w:hAnsi="Arial" w:eastAsia="Arial" w:cs="Arial"/>
            <w:color w:val="000000"/>
          </w:rPr>
          <w:delText xml:space="preserve">MRR</w:delText>
        </w:r>
      </w:del>
      <w:ins w:id="4000079" w:author="Manuscript revision" w:date="2026-10-30T21:39:11.181747+00:00">
        <w:r>
          <w:rPr>
            <w:rFonts w:ascii="Arial" w:hAnsi="Arial" w:eastAsia="Arial" w:cs="Arial"/>
            <w:color w:val="000000"/>
          </w:rPr>
          <w:t xml:space="preserve">outputs</w:t>
        </w:r>
      </w:ins>
      <w:r>
        <w:rPr>
          <w:rFonts w:ascii="Arial" w:hAnsi="Arial" w:eastAsia="Arial" w:cs="Arial"/>
          <w:color w:val="000000"/>
        </w:rPr>
        <w:t xml:space="preserve"> </w:t>
      </w:r>
      <w:del w:id="4000080" w:author="Manuscript revision" w:date="2026-10-30T21:39:11.181760+00:00">
        <w:r>
          <w:rPr>
            <w:rFonts w:ascii="Arial" w:hAnsi="Arial" w:eastAsia="Arial" w:cs="Arial"/>
            <w:color w:val="000000"/>
          </w:rPr>
          <w:delText xml:space="preserve">0.988,</w:delText>
        </w:r>
      </w:del>
      <w:ins w:id="4000081" w:author="Manuscript revision" w:date="2026-10-30T21:39:11.181768+00:00">
        <w:r>
          <w:rPr>
            <w:rFonts w:ascii="Arial" w:hAnsi="Arial" w:eastAsia="Arial" w:cs="Arial"/>
            <w:color w:val="000000"/>
          </w:rPr>
          <w:t xml:space="preserve">were</w:t>
        </w:r>
      </w:ins>
      <w:r>
        <w:rPr>
          <w:rFonts w:ascii="Arial" w:hAnsi="Arial" w:eastAsia="Arial" w:cs="Arial"/>
          <w:color w:val="000000"/>
        </w:rPr>
        <w:t xml:space="preserve"> </w:t>
      </w:r>
      <w:del w:id="4000082" w:author="Manuscript revision" w:date="2026-10-30T21:39:11.181781+00:00">
        <w:r>
          <w:rPr>
            <w:rFonts w:ascii="Arial" w:hAnsi="Arial" w:eastAsia="Arial" w:cs="Arial"/>
            <w:color w:val="000000"/>
          </w:rPr>
          <w:delText xml:space="preserve">normalized</w:delText>
        </w:r>
      </w:del>
      <w:ins w:id="4000083" w:author="Manuscript revision" w:date="2026-10-30T21:39:11.181790+00:00">
        <w:r>
          <w:rPr>
            <w:rFonts w:ascii="Arial" w:hAnsi="Arial" w:eastAsia="Arial" w:cs="Arial"/>
            <w:color w:val="000000"/>
          </w:rPr>
          <w:t xml:space="preserve">in</w:t>
        </w:r>
      </w:ins>
      <w:r>
        <w:rPr>
          <w:rFonts w:ascii="Arial" w:hAnsi="Arial" w:eastAsia="Arial" w:cs="Arial"/>
          <w:color w:val="000000"/>
        </w:rPr>
        <w:t xml:space="preserve"> </w:t>
      </w:r>
      <w:del w:id="4000084" w:author="Manuscript revision" w:date="2026-10-30T21:39:11.181803+00:00">
        <w:r>
          <w:rPr>
            <w:rFonts w:ascii="Arial" w:hAnsi="Arial" w:eastAsia="Arial" w:cs="Arial"/>
            <w:color w:val="000000"/>
          </w:rPr>
          <w:delText xml:space="preserve">article</w:delText>
        </w:r>
      </w:del>
      <w:ins w:id="4000085" w:author="Manuscript revision" w:date="2026-10-30T21:39:11.181811+00:00">
        <w:r>
          <w:rPr>
            <w:rFonts w:ascii="Arial" w:hAnsi="Arial" w:eastAsia="Arial" w:cs="Arial"/>
            <w:color w:val="000000"/>
          </w:rPr>
          <w:t xml:space="preserve">Portuguese.</w:t>
        </w:r>
      </w:ins>
      <w:r>
        <w:rPr>
          <w:rFonts w:ascii="Arial" w:hAnsi="Arial" w:eastAsia="Arial" w:cs="Arial"/>
          <w:color w:val="000000"/>
        </w:rPr>
        <w:t xml:space="preserve"> </w:t>
      </w:r>
      <w:del w:id="4000086" w:author="Manuscript revision" w:date="2026-10-30T21:39:11.181824+00:00">
        <w:r>
          <w:rPr>
            <w:rFonts w:ascii="Arial" w:hAnsi="Arial" w:eastAsia="Arial" w:cs="Arial"/>
            <w:color w:val="000000"/>
          </w:rPr>
          <w:delText xml:space="preserve">Recall@5</w:delText>
        </w:r>
      </w:del>
      <w:ins w:id="4000087" w:author="Manuscript revision" w:date="2026-10-30T21:39:11.181832+00:00">
        <w:r>
          <w:rPr>
            <w:rFonts w:ascii="Arial" w:hAnsi="Arial" w:eastAsia="Arial" w:cs="Arial"/>
            <w:color w:val="000000"/>
          </w:rPr>
          <w:t xml:space="preserve">Failures</w:t>
        </w:r>
      </w:ins>
      <w:r>
        <w:rPr>
          <w:rFonts w:ascii="Arial" w:hAnsi="Arial" w:eastAsia="Arial" w:cs="Arial"/>
          <w:color w:val="000000"/>
        </w:rPr>
        <w:t xml:space="preserve"> </w:t>
      </w:r>
      <w:del w:id="4000088" w:author="Manuscript revision" w:date="2026-10-30T21:39:11.181846+00:00">
        <w:r>
          <w:rPr>
            <w:rFonts w:ascii="Arial" w:hAnsi="Arial" w:eastAsia="Arial" w:cs="Arial"/>
            <w:color w:val="000000"/>
          </w:rPr>
          <w:delText xml:space="preserve">0.967,</w:delText>
        </w:r>
      </w:del>
      <w:ins w:id="4000089" w:author="Manuscript revision" w:date="2026-10-30T21:39:11.181855+00:00">
        <w:r>
          <w:rPr>
            <w:rFonts w:ascii="Arial" w:hAnsi="Arial" w:eastAsia="Arial" w:cs="Arial"/>
            <w:color w:val="000000"/>
          </w:rPr>
          <w:t xml:space="preserve">included</w:t>
        </w:r>
      </w:ins>
      <w:r>
        <w:rPr>
          <w:rFonts w:ascii="Arial" w:hAnsi="Arial" w:eastAsia="Arial" w:cs="Arial"/>
          <w:color w:val="000000"/>
        </w:rPr>
        <w:t xml:space="preserve"> </w:t>
      </w:r>
      <w:del w:id="4000090" w:author="Manuscript revision" w:date="2026-10-30T21:39:11.181867+00:00">
        <w:r>
          <w:rPr>
            <w:rFonts w:ascii="Arial" w:hAnsi="Arial" w:eastAsia="Arial" w:cs="Arial"/>
            <w:color w:val="000000"/>
          </w:rPr>
          <w:delText xml:space="preserve">normalized</w:delText>
        </w:r>
      </w:del>
      <w:ins w:id="4000091" w:author="Manuscript revision" w:date="2026-10-30T21:39:11.181876+00:00">
        <w:r>
          <w:rPr>
            <w:rFonts w:ascii="Arial" w:hAnsi="Arial" w:eastAsia="Arial" w:cs="Arial"/>
            <w:color w:val="000000"/>
          </w:rPr>
          <w:t xml:space="preserve">missing</w:t>
        </w:r>
      </w:ins>
      <w:r>
        <w:rPr>
          <w:rFonts w:ascii="Arial" w:hAnsi="Arial" w:eastAsia="Arial" w:cs="Arial"/>
          <w:color w:val="000000"/>
        </w:rPr>
        <w:t xml:space="preserve"> </w:t>
      </w:r>
      <w:del w:id="4000092" w:author="Manuscript revision" w:date="2026-10-30T21:39:11.181888+00:00">
        <w:r>
          <w:rPr>
            <w:rFonts w:ascii="Arial" w:hAnsi="Arial" w:eastAsia="Arial" w:cs="Arial"/>
            <w:color w:val="000000"/>
          </w:rPr>
          <w:delText xml:space="preserve">article</w:delText>
        </w:r>
      </w:del>
      <w:ins w:id="4000093" w:author="Manuscript revision" w:date="2026-10-30T21:39:11.181896+00:00">
        <w:r>
          <w:rPr>
            <w:rFonts w:ascii="Arial" w:hAnsi="Arial" w:eastAsia="Arial" w:cs="Arial"/>
            <w:color w:val="000000"/>
          </w:rPr>
          <w:t xml:space="preserve">retrieved</w:t>
        </w:r>
      </w:ins>
      <w:r>
        <w:rPr>
          <w:rFonts w:ascii="Arial" w:hAnsi="Arial" w:eastAsia="Arial" w:cs="Arial"/>
          <w:color w:val="000000"/>
        </w:rPr>
        <w:t xml:space="preserve"> </w:t>
      </w:r>
      <w:del w:id="4000094" w:author="Manuscript revision" w:date="2026-10-30T21:39:11.181909+00:00">
        <w:r>
          <w:rPr>
            <w:rFonts w:ascii="Arial" w:hAnsi="Arial" w:eastAsia="Arial" w:cs="Arial"/>
            <w:color w:val="000000"/>
          </w:rPr>
          <w:delText xml:space="preserve">MRR@5</w:delText>
        </w:r>
      </w:del>
      <w:ins w:id="4000095" w:author="Manuscript revision" w:date="2026-10-30T21:39:11.181917+00:00">
        <w:r>
          <w:rPr>
            <w:rFonts w:ascii="Arial" w:hAnsi="Arial" w:eastAsia="Arial" w:cs="Arial"/>
            <w:color w:val="000000"/>
          </w:rPr>
          <w:t xml:space="preserve">provisions,</w:t>
        </w:r>
      </w:ins>
      <w:r>
        <w:rPr>
          <w:rFonts w:ascii="Arial" w:hAnsi="Arial" w:eastAsia="Arial" w:cs="Arial"/>
          <w:color w:val="000000"/>
        </w:rPr>
        <w:t xml:space="preserve"> </w:t>
      </w:r>
      <w:del w:id="4000096" w:author="Manuscript revision" w:date="2026-10-30T21:39:11.181931+00:00">
        <w:r>
          <w:rPr>
            <w:rFonts w:ascii="Arial" w:hAnsi="Arial" w:eastAsia="Arial" w:cs="Arial"/>
            <w:color w:val="000000"/>
          </w:rPr>
          <w:delText xml:space="preserve">0.913,</w:delText>
        </w:r>
      </w:del>
      <w:ins w:id="4000097" w:author="Manuscript revision" w:date="2026-10-30T21:39:11.181940+00:00">
        <w:r>
          <w:rPr>
            <w:rFonts w:ascii="Arial" w:hAnsi="Arial" w:eastAsia="Arial" w:cs="Arial"/>
            <w:color w:val="000000"/>
          </w:rPr>
          <w:t xml:space="preserve">supported</w:t>
        </w:r>
      </w:ins>
      <w:r>
        <w:rPr>
          <w:rFonts w:ascii="Arial" w:hAnsi="Arial" w:eastAsia="Arial" w:cs="Arial"/>
          <w:color w:val="000000"/>
        </w:rPr>
        <w:t xml:space="preserve"> </w:t>
      </w:r>
      <w:del w:id="4000098" w:author="Manuscript revision" w:date="2026-10-30T21:39:11.181952+00:00">
        <w:r>
          <w:rPr>
            <w:rFonts w:ascii="Arial" w:hAnsi="Arial" w:eastAsia="Arial" w:cs="Arial"/>
            <w:color w:val="000000"/>
          </w:rPr>
          <w:delText xml:space="preserve">citation</w:delText>
        </w:r>
      </w:del>
      <w:ins w:id="4000099" w:author="Manuscript revision" w:date="2026-10-30T21:39:11.181961+00:00">
        <w:r>
          <w:rPr>
            <w:rFonts w:ascii="Arial" w:hAnsi="Arial" w:eastAsia="Arial" w:cs="Arial"/>
            <w:color w:val="000000"/>
          </w:rPr>
          <w:t xml:space="preserve">information</w:t>
        </w:r>
      </w:ins>
      <w:r>
        <w:rPr>
          <w:rFonts w:ascii="Arial" w:hAnsi="Arial" w:eastAsia="Arial" w:cs="Arial"/>
          <w:color w:val="000000"/>
        </w:rPr>
        <w:t xml:space="preserve"> </w:t>
      </w:r>
      <w:del w:id="4000100" w:author="Manuscript revision" w:date="2026-10-30T21:39:11.181973+00:00">
        <w:r>
          <w:rPr>
            <w:rFonts w:ascii="Arial" w:hAnsi="Arial" w:eastAsia="Arial" w:cs="Arial"/>
            <w:color w:val="000000"/>
          </w:rPr>
          <w:delText xml:space="preserve">correctness</w:delText>
        </w:r>
      </w:del>
      <w:ins w:id="4000101" w:author="Manuscript revision" w:date="2026-10-30T21:39:11.181982+00:00">
        <w:r>
          <w:rPr>
            <w:rFonts w:ascii="Arial" w:hAnsi="Arial" w:eastAsia="Arial" w:cs="Arial"/>
            <w:color w:val="000000"/>
          </w:rPr>
          <w:t xml:space="preserve">omitted</w:t>
        </w:r>
      </w:ins>
      <w:r>
        <w:rPr>
          <w:rFonts w:ascii="Arial" w:hAnsi="Arial" w:eastAsia="Arial" w:cs="Arial"/>
          <w:color w:val="000000"/>
        </w:rPr>
        <w:t xml:space="preserve"> </w:t>
      </w:r>
      <w:del w:id="4000102" w:author="Manuscript revision" w:date="2026-10-30T21:39:11.181994+00:00">
        <w:r>
          <w:rPr>
            <w:rFonts w:ascii="Arial" w:hAnsi="Arial" w:eastAsia="Arial" w:cs="Arial"/>
            <w:color w:val="000000"/>
          </w:rPr>
          <w:delText xml:space="preserve">0.975,</w:delText>
        </w:r>
      </w:del>
      <w:ins w:id="4000103" w:author="Manuscript revision" w:date="2026-10-30T21:39:11.182003+00:00">
        <w:r>
          <w:rPr>
            <w:rFonts w:ascii="Arial" w:hAnsi="Arial" w:eastAsia="Arial" w:cs="Arial"/>
            <w:color w:val="000000"/>
          </w:rPr>
          <w:t xml:space="preserve">by</w:t>
        </w:r>
      </w:ins>
      <w:r>
        <w:rPr>
          <w:rFonts w:ascii="Arial" w:hAnsi="Arial" w:eastAsia="Arial" w:cs="Arial"/>
          <w:color w:val="000000"/>
        </w:rPr>
        <w:t xml:space="preserve"> </w:t>
      </w:r>
      <w:del w:id="4000104" w:author="Manuscript revision" w:date="2026-10-30T21:39:11.182016+00:00">
        <w:r>
          <w:rPr>
            <w:rFonts w:ascii="Arial" w:hAnsi="Arial" w:eastAsia="Arial" w:cs="Arial"/>
            <w:color w:val="000000"/>
          </w:rPr>
          <w:delText xml:space="preserve">faithfulness</w:delText>
        </w:r>
      </w:del>
      <w:ins w:id="4000105" w:author="Manuscript revision" w:date="2026-10-30T21:39:11.182025+00:00">
        <w:r>
          <w:rPr>
            <w:rFonts w:ascii="Arial" w:hAnsi="Arial" w:eastAsia="Arial" w:cs="Arial"/>
            <w:color w:val="000000"/>
          </w:rPr>
          <w:t xml:space="preserve">blanket</w:t>
        </w:r>
      </w:ins>
      <w:r>
        <w:rPr>
          <w:rFonts w:ascii="Arial" w:hAnsi="Arial" w:eastAsia="Arial" w:cs="Arial"/>
          <w:color w:val="000000"/>
        </w:rPr>
        <w:t xml:space="preserve"> </w:t>
      </w:r>
      <w:del w:id="4000106" w:author="Manuscript revision" w:date="2026-10-30T21:39:11.182038+00:00">
        <w:r>
          <w:rPr>
            <w:rFonts w:ascii="Arial" w:hAnsi="Arial" w:eastAsia="Arial" w:cs="Arial"/>
            <w:color w:val="000000"/>
          </w:rPr>
          <w:delText xml:space="preserve">1.000,</w:delText>
        </w:r>
      </w:del>
      <w:ins w:id="4000107" w:author="Manuscript revision" w:date="2026-10-30T21:39:11.182046+00:00">
        <w:r>
          <w:rPr>
            <w:rFonts w:ascii="Arial" w:hAnsi="Arial" w:eastAsia="Arial" w:cs="Arial"/>
            <w:color w:val="000000"/>
          </w:rPr>
          <w:t xml:space="preserve">refusals,</w:t>
        </w:r>
      </w:ins>
      <w:r>
        <w:rPr>
          <w:rFonts w:ascii="Arial" w:hAnsi="Arial" w:eastAsia="Arial" w:cs="Arial"/>
          <w:color w:val="000000"/>
        </w:rPr>
        <w:t xml:space="preserve"> and </w:t>
      </w:r>
      <w:del w:id="4000108" w:author="Manuscript revision" w:date="2026-10-30T21:39:11.182059+00:00">
        <w:r>
          <w:rPr>
            <w:rFonts w:ascii="Arial" w:hAnsi="Arial" w:eastAsia="Arial" w:cs="Arial"/>
            <w:color w:val="000000"/>
          </w:rPr>
          <w:delText xml:space="preserve">completeness 0.943. Refusal correctness for unanswerable/adversarial questions was lower at 0.700. After refusal calibration using separate development data, </w:delText>
        </w:r>
      </w:del>
      <w:r>
        <w:rPr>
          <w:rFonts w:ascii="Arial" w:hAnsi="Arial" w:eastAsia="Arial" w:cs="Arial"/>
          <w:color w:val="000000"/>
        </w:rPr>
        <w:t xml:space="preserve">a </w:t>
      </w:r>
      <w:del w:id="4000109" w:author="Manuscript revision" w:date="2026-10-30T21:39:11.182072+00:00">
        <w:r>
          <w:rPr>
            <w:rFonts w:ascii="Arial" w:hAnsi="Arial" w:eastAsia="Arial" w:cs="Arial"/>
            <w:color w:val="000000"/>
          </w:rPr>
          <w:delText xml:space="preserve">refusal-focused</w:delText>
        </w:r>
      </w:del>
      <w:ins w:id="4000110" w:author="Manuscript revision" w:date="2026-10-30T21:39:11.182081+00:00">
        <w:r>
          <w:rPr>
            <w:rFonts w:ascii="Arial" w:hAnsi="Arial" w:eastAsia="Arial" w:cs="Arial"/>
            <w:color w:val="000000"/>
          </w:rPr>
          <w:t xml:space="preserve">cited</w:t>
        </w:r>
      </w:ins>
      <w:r>
        <w:rPr>
          <w:rFonts w:ascii="Arial" w:hAnsi="Arial" w:eastAsia="Arial" w:cs="Arial"/>
          <w:color w:val="000000"/>
        </w:rPr>
        <w:t xml:space="preserve"> </w:t>
      </w:r>
      <w:del w:id="4000111" w:author="Manuscript revision" w:date="2026-10-30T21:39:11.182094+00:00">
        <w:r>
          <w:rPr>
            <w:rFonts w:ascii="Arial" w:hAnsi="Arial" w:eastAsia="Arial" w:cs="Arial"/>
            <w:color w:val="000000"/>
          </w:rPr>
          <w:delText xml:space="preserve">AI-authored</w:delText>
        </w:r>
      </w:del>
      <w:ins w:id="4000112" w:author="Manuscript revision" w:date="2026-10-30T21:39:11.182102+00:00">
        <w:r>
          <w:rPr>
            <w:rFonts w:ascii="Arial" w:hAnsi="Arial" w:eastAsia="Arial" w:cs="Arial"/>
            <w:color w:val="000000"/>
          </w:rPr>
          <w:t xml:space="preserve">answer</w:t>
        </w:r>
      </w:ins>
      <w:r>
        <w:rPr>
          <w:rFonts w:ascii="Arial" w:hAnsi="Arial" w:eastAsia="Arial" w:cs="Arial"/>
          <w:color w:val="000000"/>
        </w:rPr>
        <w:t xml:space="preserve"> </w:t>
      </w:r>
      <w:del w:id="4000113" w:author="Manuscript revision" w:date="2026-10-30T21:39:11.182116+00:00">
        <w:r>
          <w:rPr>
            <w:rFonts w:ascii="Arial" w:hAnsi="Arial" w:eastAsia="Arial" w:cs="Arial"/>
            <w:color w:val="000000"/>
          </w:rPr>
          <w:delText xml:space="preserve">test</w:delText>
        </w:r>
      </w:del>
      <w:ins w:id="4000114" w:author="Manuscript revision" w:date="2026-10-30T21:39:11.182124+00:00">
        <w:r>
          <w:rPr>
            <w:rFonts w:ascii="Arial" w:hAnsi="Arial" w:eastAsia="Arial" w:cs="Arial"/>
            <w:color w:val="000000"/>
          </w:rPr>
          <w:t xml:space="preserve">to</w:t>
        </w:r>
      </w:ins>
      <w:r>
        <w:rPr>
          <w:rFonts w:ascii="Arial" w:hAnsi="Arial" w:eastAsia="Arial" w:cs="Arial"/>
          <w:color w:val="000000"/>
        </w:rPr>
        <w:t xml:space="preserve"> </w:t>
      </w:r>
      <w:del w:id="4000115" w:author="Manuscript revision" w:date="2026-10-30T21:39:11.182137+00:00">
        <w:r>
          <w:rPr>
            <w:rFonts w:ascii="Arial" w:hAnsi="Arial" w:eastAsia="Arial" w:cs="Arial"/>
            <w:color w:val="000000"/>
          </w:rPr>
          <w:delText xml:space="preserve">reached</w:delText>
        </w:r>
      </w:del>
      <w:ins w:id="4000116" w:author="Manuscript revision" w:date="2026-10-30T21:39:11.182145+00:00">
        <w:r>
          <w:rPr>
            <w:rFonts w:ascii="Arial" w:hAnsi="Arial" w:eastAsia="Arial" w:cs="Arial"/>
            <w:color w:val="000000"/>
          </w:rPr>
          <w:t xml:space="preserve">the</w:t>
        </w:r>
      </w:ins>
      <w:r>
        <w:rPr>
          <w:rFonts w:ascii="Arial" w:hAnsi="Arial" w:eastAsia="Arial" w:cs="Arial"/>
          <w:color w:val="000000"/>
        </w:rPr>
        <w:t xml:space="preserve"> </w:t>
      </w:r>
      <w:del w:id="4000117" w:author="Manuscript revision" w:date="2026-10-30T21:39:11.182157+00:00">
        <w:r>
          <w:rPr>
            <w:rFonts w:ascii="Arial" w:hAnsi="Arial" w:eastAsia="Arial" w:cs="Arial"/>
            <w:color w:val="000000"/>
          </w:rPr>
          <w:delText xml:space="preserve">refusal</w:delText>
        </w:r>
      </w:del>
      <w:ins w:id="4000118" w:author="Manuscript revision" w:date="2026-10-30T21:39:11.182166+00:00">
        <w:r>
          <w:rPr>
            <w:rFonts w:ascii="Arial" w:hAnsi="Arial" w:eastAsia="Arial" w:cs="Arial"/>
            <w:color w:val="000000"/>
          </w:rPr>
          <w:t xml:space="preserve">wrong</w:t>
        </w:r>
      </w:ins>
      <w:r>
        <w:rPr>
          <w:rFonts w:ascii="Arial" w:hAnsi="Arial" w:eastAsia="Arial" w:cs="Arial"/>
          <w:color w:val="000000"/>
        </w:rPr>
        <w:t xml:space="preserve"> </w:t>
      </w:r>
      <w:del w:id="4000119" w:author="Manuscript revision" w:date="2026-10-30T21:39:11.182179+00:00">
        <w:r>
          <w:rPr>
            <w:rFonts w:ascii="Arial" w:hAnsi="Arial" w:eastAsia="Arial" w:cs="Arial"/>
            <w:color w:val="000000"/>
          </w:rPr>
          <w:delText xml:space="preserve">correctness 0.944, with faithfulness 1.000, citation correctness 1.000, and completeness 0.908 on answerable controls.</w:delText>
        </w:r>
      </w:del>
      <w:ins w:id="4000120" w:author="Manuscript revision" w:date="2026-10-30T21:39:11.182188+00:00">
        <w:r>
          <w:rPr>
            <w:rFonts w:ascii="Arial" w:hAnsi="Arial" w:eastAsia="Arial" w:cs="Arial"/>
            <w:color w:val="000000"/>
          </w:rPr>
          <w:t xml:space="preserve">task.</w:t>
        </w:r>
      </w:ins>
    </w:p>
    <w:p>
      <w:pPr/>
      <w:r>
        <w:rPr>
          <w:rFonts w:ascii="Arial" w:hAnsi="Arial" w:eastAsia="Arial" w:cs="Arial"/>
          <w:color w:val="000000"/>
        </w:rPr>
        <w:t>Conclusion. A bilingual RAG system may support regulatory information access when answers are tied to verifiable articles and refusal is evaluated as a primary endpoint. The project did not validate regulatory advice. It tested a narrower use case: locating and summarizing evidence inside a defined ANVISA corpus.</w:t>
      </w:r>
    </w:p>
    <w:p>
      <w:pPr>
        <w:pStyle w:val="Heading1"/>
        <w:pageBreakBefore/>
      </w:pPr>
      <w:r>
        <w:rPr>
          <w:rFonts w:ascii="Arial" w:hAnsi="Arial" w:eastAsia="Arial" w:cs="Arial"/>
          <w:color w:val="000000"/>
        </w:rPr>
        <w:t>Introduction</w:t>
      </w:r>
    </w:p>
    <w:p>
      <w:pPr/>
      <w:r>
        <w:rPr>
          <w:rFonts w:ascii="Arial" w:hAnsi="Arial" w:eastAsia="Arial" w:cs="Arial"/>
          <w:color w:val="000000"/>
        </w:rPr>
        <w:t xml:space="preserve">Drug-development decisions often begin with a narrow regulatory question. A sponsor may need to </w:t>
      </w:r>
      <w:del w:id="100143" w:author="Manuscript revision" w:date="2026-10-23T16:00:00Z">
        <w:r>
          <w:rPr>
            <w:rFonts w:ascii="Arial" w:hAnsi="Arial" w:eastAsia="Arial" w:cs="Arial"/>
            <w:color w:val="000000"/>
          </w:rPr>
          <w:delText xml:space="preserve">know</w:delText>
        </w:r>
      </w:del>
      <w:ins w:id="100144" w:author="Manuscript revision" w:date="2026-10-23T16:00:00Z">
        <w:r>
          <w:rPr>
            <w:rFonts w:ascii="Arial" w:hAnsi="Arial" w:eastAsia="Arial" w:cs="Arial"/>
            <w:color w:val="000000"/>
          </w:rPr>
          <w:t xml:space="preserve">determine</w:t>
        </w:r>
      </w:ins>
      <w:r>
        <w:rPr>
          <w:rFonts w:ascii="Arial" w:hAnsi="Arial" w:eastAsia="Arial" w:cs="Arial"/>
          <w:color w:val="000000"/>
        </w:rPr>
        <w:t xml:space="preserve"> </w:t>
      </w:r>
      <w:del w:id="100145" w:author="Manuscript revision" w:date="2026-10-23T16:00:00Z">
        <w:r>
          <w:rPr>
            <w:rFonts w:ascii="Arial" w:hAnsi="Arial" w:eastAsia="Arial" w:cs="Arial"/>
            <w:color w:val="000000"/>
          </w:rPr>
          <w:delText xml:space="preserve">how</w:delText>
        </w:r>
      </w:del>
      <w:ins w:id="100146" w:author="Manuscript revision" w:date="2026-10-23T16:00:00Z">
        <w:r>
          <w:rPr>
            <w:rFonts w:ascii="Arial" w:hAnsi="Arial" w:eastAsia="Arial" w:cs="Arial"/>
            <w:color w:val="000000"/>
          </w:rPr>
          <w:t xml:space="preserve">the documentation, notification deadlines and implementation conditions for suspending</w:t>
        </w:r>
      </w:ins>
      <w:r>
        <w:rPr>
          <w:rFonts w:ascii="Arial" w:hAnsi="Arial" w:eastAsia="Arial" w:cs="Arial"/>
          <w:color w:val="000000"/>
        </w:rPr>
        <w:t xml:space="preserve"> a Clinical Drug Development Dossier (DDCM) </w:t>
      </w:r>
      <w:del w:id="100147" w:author="Manuscript revision" w:date="2026-10-23T16:00:00Z">
        <w:r>
          <w:rPr>
            <w:rFonts w:ascii="Arial" w:hAnsi="Arial" w:eastAsia="Arial" w:cs="Arial"/>
            <w:color w:val="000000"/>
          </w:rPr>
          <w:delText xml:space="preserve">can</w:delText>
        </w:r>
      </w:del>
      <w:ins w:id="100148" w:author="Manuscript revision" w:date="2026-10-23T16:00:00Z">
        <w:r>
          <w:rPr>
            <w:rFonts w:ascii="Arial" w:hAnsi="Arial" w:eastAsia="Arial" w:cs="Arial"/>
            <w:color w:val="000000"/>
          </w:rPr>
          <w:t xml:space="preserve">under</w:t>
        </w:r>
      </w:ins>
      <w:r>
        <w:rPr>
          <w:rFonts w:ascii="Arial" w:hAnsi="Arial" w:eastAsia="Arial" w:cs="Arial"/>
          <w:color w:val="000000"/>
        </w:rPr>
        <w:t xml:space="preserve"> </w:t>
      </w:r>
      <w:del w:id="100149" w:author="Manuscript revision" w:date="2026-10-23T16:00:00Z">
        <w:r>
          <w:rPr>
            <w:rFonts w:ascii="Arial" w:hAnsi="Arial" w:eastAsia="Arial" w:cs="Arial"/>
            <w:color w:val="000000"/>
          </w:rPr>
          <w:delText xml:space="preserve">be</w:delText>
        </w:r>
      </w:del>
      <w:ins w:id="100150" w:author="Manuscript revision" w:date="2026-10-23T16:00:00Z">
        <w:r>
          <w:rPr>
            <w:rFonts w:ascii="Arial" w:hAnsi="Arial" w:eastAsia="Arial" w:cs="Arial"/>
            <w:color w:val="000000"/>
          </w:rPr>
          <w:t xml:space="preserve">RDC</w:t>
        </w:r>
      </w:ins>
      <w:r>
        <w:rPr>
          <w:rFonts w:ascii="Arial" w:hAnsi="Arial" w:eastAsia="Arial" w:cs="Arial"/>
          <w:color w:val="000000"/>
        </w:rPr>
        <w:t xml:space="preserve"> </w:t>
      </w:r>
      <w:del w:id="100151" w:author="Manuscript revision" w:date="2026-10-23T16:00:00Z">
        <w:r>
          <w:rPr>
            <w:rFonts w:ascii="Arial" w:hAnsi="Arial" w:eastAsia="Arial" w:cs="Arial"/>
            <w:color w:val="000000"/>
          </w:rPr>
          <w:delText xml:space="preserve">suspended,</w:delText>
        </w:r>
      </w:del>
      <w:ins w:id="100152" w:author="Manuscript revision" w:date="2026-10-23T16:00:00Z">
        <w:r>
          <w:rPr>
            <w:rFonts w:ascii="Arial" w:hAnsi="Arial" w:eastAsia="Arial" w:cs="Arial"/>
            <w:color w:val="000000"/>
          </w:rPr>
          <w:t xml:space="preserve">945/2024, Articles 85 and 89 [7], and to establish</w:t>
        </w:r>
      </w:ins>
      <w:r>
        <w:rPr>
          <w:rFonts w:ascii="Arial" w:hAnsi="Arial" w:eastAsia="Arial" w:cs="Arial"/>
          <w:color w:val="000000"/>
        </w:rPr>
        <w:t xml:space="preserve"> when a Development Safety Update Report (DSUR) must be submitted, what minimum information makes an adverse-event notification valid, whether a foreign-manufactured biological product can be registered without registration in its manufacturing country, or whether instructions for a medical device may be provided only in non-printed form. These questions affect trial operations, safety reporting, dossier planning, pharmacovigilance systems, and product labelling.</w:t>
      </w:r>
      <w:ins w:id="100153" w:author="Manuscript revision" w:date="2026-10-23T16:00:00Z">
        <w:r>
          <w:rPr>
            <w:rFonts w:ascii="Arial" w:hAnsi="Arial" w:eastAsia="Arial" w:cs="Arial"/>
            <w:color w:val="000000"/>
          </w:rPr>
          <w:t xml:space="preserve"> This present-day suspension example refers to RDC 945/2024, rather than Article 50 of the revoked RDC 9/2015 used in some archived benchmark gold answers [7,8].</w:t>
        </w:r>
      </w:ins>
    </w:p>
    <w:p>
      <w:pPr/>
      <w:r>
        <w:rPr>
          <w:rFonts w:ascii="Arial" w:hAnsi="Arial" w:eastAsia="Arial" w:cs="Arial"/>
          <w:color w:val="000000"/>
        </w:rPr>
        <w:t>The difficulty is not only that the documents are long. The relevant answer may be in one article, while a nearby article discusses the same topic but does not answer the exact question. A user may also ask in English while the source document is in Portuguese. In that setting, a general search result is not enough. The user needs to know which document and article support the answer, and when the document collection does not contain the requested fact.</w:t>
      </w:r>
    </w:p>
    <w:p>
      <w:pPr/>
      <w:r>
        <w:rPr>
          <w:rFonts w:ascii="Arial" w:hAnsi="Arial" w:eastAsia="Arial" w:cs="Arial"/>
          <w:color w:val="000000"/>
        </w:rPr>
        <w:t>Retrieval-augmented generation (RAG) systems may help by retrieving source passages before generating an answer [1,9]. Prior work evaluated generative AI search over FDA guidance documents and reported both promise and limitations [2]. Source citation was useful, but incomplete or incorrect answers remained a concern. That finding is directly relevant to regulatory affairs. A fluent answer can be unsafe if it omits a condition, treats an exception as a rule, or answers a current operational question from a static regulatory document.</w:t>
      </w:r>
    </w:p>
    <w:p>
      <w:pPr/>
      <w:r>
        <w:rPr>
          <w:rFonts w:ascii="Arial" w:hAnsi="Arial" w:eastAsia="Arial" w:cs="Arial"/>
          <w:color w:val="000000"/>
        </w:rPr>
        <w:t>This study evaluated a bilingual RAG prototype using selected ANVISA documents. The aim was not to build a regulatory-advice tool. The aim was to test whether the system could support traceable information access: retrieve the relevant document and article, answer in Portuguese or English, cite the source, and refuse when the indexed documents did not provide the requested information.</w:t>
      </w:r>
    </w:p>
    <w:p>
      <w:pPr/>
      <w:r>
        <w:rPr>
          <w:rFonts w:ascii="Arial" w:hAnsi="Arial" w:eastAsia="Arial" w:cs="Arial"/>
          <w:color w:val="000000"/>
        </w:rPr>
        <w:t>This article focuses on the regulatory behavior of the system rather than treating the application as a generic chatbot. The central questions were whether article-level retrieval improved traceability, whether bilingual queries over Portuguese source text could be handled, whether generated answers preserved complete regulatory conditions, and whether the system could abstain when the answer was outside the closed corpus.</w:t>
      </w:r>
    </w:p>
    <w:p>
      <w:pPr>
        <w:pStyle w:val="Heading1"/>
      </w:pPr>
      <w:r>
        <w:rPr>
          <w:rFonts w:ascii="Arial" w:hAnsi="Arial" w:eastAsia="Arial" w:cs="Arial"/>
          <w:color w:val="000000"/>
        </w:rPr>
        <w:t>Materials and Methods</w:t>
      </w:r>
    </w:p>
    <w:p>
      <w:pPr/>
      <w:r>
        <w:rPr>
          <w:rFonts w:ascii="Arial" w:hAnsi="Arial" w:eastAsia="Arial" w:cs="Arial"/>
          <w:color w:val="000000"/>
        </w:rPr>
        <w:t>Study design. This was a technical evaluation of a closed-corpus bilingual RAG prototype. The corpus was closed because the system was not allowed to search current web pages, submission portals, fee schedules, private company information, unpublished documents, or documents outside the local index. This design made the evidence boundary explicit. If the answer was not present in the indexed documents, the correct behavior was refusal.</w:t>
      </w:r>
    </w:p>
    <w:p>
      <w:pPr/>
      <w:r>
        <w:rPr>
          <w:rFonts w:ascii="Arial" w:hAnsi="Arial" w:eastAsia="Arial" w:cs="Arial"/>
          <w:color w:val="000000"/>
        </w:rPr>
        <w:t xml:space="preserve">The evaluation was developed in stages. Initial tests identified problems in corpus cleaning, retrieval, English questions over Portuguese documents, answer completeness, citation behavior, and refusal behavior. Repairs were made on development data. The final reporting separates development runs, internal </w:t>
      </w:r>
      <w:del w:id="100154" w:author="Manuscript revision" w:date="2026-10-23T16:00:00Z">
        <w:r>
          <w:rPr>
            <w:rFonts w:ascii="Arial" w:hAnsi="Arial" w:eastAsia="Arial" w:cs="Arial"/>
            <w:color w:val="000000"/>
          </w:rPr>
          <w:delText xml:space="preserve">held-out</w:delText>
        </w:r>
      </w:del>
      <w:ins w:id="100155" w:author="Manuscript revision" w:date="2026-10-23T16:00:00Z">
        <w:r>
          <w:rPr>
            <w:rFonts w:ascii="Arial" w:hAnsi="Arial" w:eastAsia="Arial" w:cs="Arial"/>
            <w:color w:val="000000"/>
          </w:rPr>
          <w:t xml:space="preserve">baseline and repair</w:t>
        </w:r>
      </w:ins>
      <w:r>
        <w:rPr>
          <w:rFonts w:ascii="Arial" w:hAnsi="Arial" w:eastAsia="Arial" w:cs="Arial"/>
          <w:color w:val="000000"/>
        </w:rPr>
        <w:t xml:space="preserve"> runs, the first AI-authored </w:t>
      </w:r>
      <w:del w:id="100156" w:author="Manuscript revision" w:date="2026-10-23T16:00:00Z">
        <w:r>
          <w:rPr>
            <w:rFonts w:ascii="Arial" w:hAnsi="Arial" w:eastAsia="Arial" w:cs="Arial"/>
            <w:color w:val="000000"/>
          </w:rPr>
          <w:delText xml:space="preserve">prospective</w:delText>
        </w:r>
      </w:del>
      <w:ins w:id="100157"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stress test, and a later refusal-focused AI-authored test. This separation is important because internal scores can be inflated when the same project team writes questions, reviews errors, and repairs the system.</w:t>
      </w:r>
    </w:p>
    <w:p>
      <w:pPr/>
      <w:r>
        <w:rPr>
          <w:rFonts w:ascii="Arial" w:hAnsi="Arial" w:eastAsia="Arial" w:cs="Arial"/>
          <w:color w:val="000000"/>
        </w:rPr>
        <w:t xml:space="preserve">Regulatory corpus. The corpus included six selected ANVISA documents covering clinical trials, biological products, medical devices, pharmacovigilance, and reliance-based review [3-8]. The </w:t>
      </w:r>
      <w:ins w:id="100158" w:author="Manuscript revision" w:date="2026-10-23T16:00:00Z">
        <w:r>
          <w:rPr>
            <w:rFonts w:ascii="Arial" w:hAnsi="Arial" w:eastAsia="Arial" w:cs="Arial"/>
            <w:color w:val="000000"/>
          </w:rPr>
          <w:t xml:space="preserve">selected </w:t>
        </w:r>
      </w:ins>
      <w:r>
        <w:rPr>
          <w:rFonts w:ascii="Arial" w:hAnsi="Arial" w:eastAsia="Arial" w:cs="Arial"/>
          <w:color w:val="000000"/>
        </w:rPr>
        <w:t xml:space="preserve">documents </w:t>
      </w:r>
      <w:del w:id="100159" w:author="Manuscript revision" w:date="2026-10-23T16:00:00Z">
        <w:r>
          <w:rPr>
            <w:rFonts w:ascii="Arial" w:hAnsi="Arial" w:eastAsia="Arial" w:cs="Arial"/>
            <w:color w:val="000000"/>
          </w:rPr>
          <w:delText xml:space="preserve">were chosen because they represent</w:delText>
        </w:r>
      </w:del>
      <w:ins w:id="100160" w:author="Manuscript revision" w:date="2026-10-23T16:00:00Z">
        <w:r>
          <w:rPr>
            <w:rFonts w:ascii="Arial" w:hAnsi="Arial" w:eastAsia="Arial" w:cs="Arial"/>
            <w:color w:val="000000"/>
          </w:rPr>
          <w:t xml:space="preserve">concern</w:t>
        </w:r>
      </w:ins>
      <w:r>
        <w:rPr>
          <w:rFonts w:ascii="Arial" w:hAnsi="Arial" w:eastAsia="Arial" w:cs="Arial"/>
          <w:color w:val="000000"/>
        </w:rPr>
        <w:t xml:space="preserve"> common</w:t>
      </w:r>
      <w:del w:id="100161" w:author="Manuscript revision" w:date="2026-10-23T16:00:00Z">
        <w:r>
          <w:rPr>
            <w:rFonts w:ascii="Arial" w:hAnsi="Arial" w:eastAsia="Arial" w:cs="Arial"/>
            <w:color w:val="000000"/>
          </w:rPr>
          <w:delText xml:space="preserve"> questions in</w:delText>
        </w:r>
      </w:del>
      <w:r>
        <w:rPr>
          <w:rFonts w:ascii="Arial" w:hAnsi="Arial" w:eastAsia="Arial" w:cs="Arial"/>
          <w:color w:val="000000"/>
        </w:rPr>
        <w:t xml:space="preserve"> drug-development and health-product </w:t>
      </w:r>
      <w:del w:id="100162" w:author="Manuscript revision" w:date="2026-10-23T16:00:00Z">
        <w:r>
          <w:rPr>
            <w:rFonts w:ascii="Arial" w:hAnsi="Arial" w:eastAsia="Arial" w:cs="Arial"/>
            <w:color w:val="000000"/>
          </w:rPr>
          <w:delText xml:space="preserve">work.</w:delText>
        </w:r>
      </w:del>
      <w:ins w:id="100163" w:author="Manuscript revision" w:date="2026-10-23T16:00:00Z">
        <w:r>
          <w:rPr>
            <w:rFonts w:ascii="Arial" w:hAnsi="Arial" w:eastAsia="Arial" w:cs="Arial"/>
            <w:color w:val="000000"/>
          </w:rPr>
          <w:t xml:space="preserve">topics; this selection did not establish that every indexed provision was in force at evaluation.</w:t>
        </w:r>
      </w:ins>
      <w:r>
        <w:rPr>
          <w:rFonts w:ascii="Arial" w:hAnsi="Arial" w:eastAsia="Arial" w:cs="Arial"/>
          <w:color w:val="000000"/>
        </w:rPr>
        <w:t xml:space="preserve"> The final corpus included IN 338/2024, RDC 406/2020, RDC 55/2010, RDC 751/2022, RDC 945/2024, and RDC 9/2015. Corpus composition and use cases are summarized in Table 1.</w:t>
      </w:r>
      <w:ins w:id="100164" w:author="Manuscript revision" w:date="2026-10-23T16:00:00Z">
        <w:r>
          <w:rPr>
            <w:rFonts w:ascii="Arial" w:hAnsi="Arial" w:eastAsia="Arial" w:cs="Arial"/>
            <w:color w:val="000000"/>
          </w:rPr>
          <w:t xml:space="preserve"> RDC 9/2015 was already revoked by Article 98 of RDC 945/2024 when these evaluations were conducted; Anvisa identifies 1 January 2025 as the latter regulation’s effective date. Its presence in the archived corpus and gold answers is a benchmark limitation, not a deliberately designed temporal-validity test. Article 90 of RDC 945/2024 contains submission-date transitional provisions; applicability cannot be inferred for a benchmark question without the relevant dates [7,8].</w:t>
        </w:r>
      </w:ins>
    </w:p>
    <w:p>
      <w:pPr/>
      <w:r>
        <w:rPr>
          <w:rFonts w:ascii="Arial" w:hAnsi="Arial" w:eastAsia="Arial" w:cs="Arial"/>
          <w:color w:val="000000"/>
        </w:rPr>
        <w:t xml:space="preserve">Each source file was checked against its document identifier and topic before final indexing. Source verification identified one local-file metadata mismatch: the local file name suggested stability studies, while the document content was RDC 406/2020 on pharmacovigilance. The final corpus table therefore used official regulation numbers and topics rather than local file names.</w:t>
      </w:r>
      <w:ins w:id="4000121" w:author="Manuscript revision" w:date="2026-10-30T21:39:11.182795+00:00">
        <w:r>
          <w:rPr>
            <w:rFonts w:ascii="Arial" w:hAnsi="Arial" w:eastAsia="Arial" w:cs="Arial"/>
            <w:color w:val="000000"/>
          </w:rPr>
          <w:t xml:space="preserve"> Identifier and topic checks did not establish consolidated legal validity. A subsequent status audit checked official texts on 23 October 2026 and identified 18 additional constructed-benchmark rows citing wholly revoked articles of RDC 55/2010, alongside the 28 rows citing revoked RDC 9/2015 (46 of 200 rows, or 23 bilingual pairs). The RDC 55/2010 revocations follow RDC 875/2024 and RDC 948/2024 [18,19]. Consolidated texts also show amendments under IN 345/2025, RDC 777/2023 and RDC 967/2025 for IN 338/2024, RDC 751/2022 and RDC 406/2020, respectively. Supplementary Table S9 records the source checks and their limits; whole-article exposure counts do not certify the remaining gold answers.</w:t>
        </w:r>
      </w:ins>
    </w:p>
    <w:p>
      <w:pPr/>
      <w:r>
        <w:rPr>
          <w:rFonts w:ascii="Arial" w:hAnsi="Arial" w:eastAsia="Arial" w:cs="Arial"/>
          <w:color w:val="000000"/>
        </w:rPr>
        <w:t>Software and implementation. The prototype and evaluation scripts were implemented in Python 3.10. The environment file specified numpy 1.26, python-dotenv, PyTorch, sentence-transformers, ragas, Streamlit, LlamaIndex, llama-index-core, llama-index-embeddings-huggingface, llama-index-llms-google-genai, and rank-bm25 0.2.2 [10-15]. The user-facing application was a Streamlit app; a local launch and backend query smoke test are documented in Supplementary Figure S4. Indexing and evaluation were run from Python scripts in the project repository. The main implementation files were src/article_chunking.py, src/retrieval.py, src/prompts.py, src/engine.py, evaluation/publication_eval.py, evaluation/answer_quality.py, and evaluation/evaluation_statistics.py. Additional implementation and reproducibility details are provided in Supplementary Information and Supplementary Methods and Prompts.</w:t>
      </w:r>
    </w:p>
    <w:p>
      <w:pPr/>
      <w:del w:id="250000" w:author="Manuscript revision" w:date="2026-10-24T14:00:00Z">
        <w:r>
          <w:rPr>
            <w:rFonts w:ascii="Arial" w:hAnsi="Arial" w:eastAsia="Arial" w:cs="Arial"/>
            <w:color w:val="000000"/>
          </w:rPr>
          <w:delText xml:space="preserve">The</w:delText>
        </w:r>
      </w:del>
      <w:ins w:id="250001" w:author="Manuscript revision" w:date="2026-10-24T14:00:00Z">
        <w:r>
          <w:rPr>
            <w:rFonts w:ascii="Arial" w:hAnsi="Arial" w:eastAsia="Arial" w:cs="Arial"/>
            <w:color w:val="000000"/>
          </w:rPr>
          <w:t xml:space="preserve">Development history and</w:t>
        </w:r>
      </w:ins>
      <w:r>
        <w:rPr>
          <w:rFonts w:ascii="Arial" w:hAnsi="Arial" w:eastAsia="Arial" w:cs="Arial"/>
          <w:color w:val="000000"/>
        </w:rPr>
        <w:t xml:space="preserve"> software </w:t>
      </w:r>
      <w:del w:id="250002" w:author="Manuscript revision" w:date="2026-10-24T14:00:00Z">
        <w:r>
          <w:rPr>
            <w:rFonts w:ascii="Arial" w:hAnsi="Arial" w:eastAsia="Arial" w:cs="Arial"/>
            <w:color w:val="000000"/>
          </w:rPr>
          <w:delText xml:space="preserve">implementation</w:delText>
        </w:r>
      </w:del>
      <w:ins w:id="250003" w:author="Manuscript revision" w:date="2026-10-24T14:00:00Z">
        <w:r>
          <w:rPr>
            <w:rFonts w:ascii="Arial" w:hAnsi="Arial" w:eastAsia="Arial" w:cs="Arial"/>
            <w:color w:val="000000"/>
          </w:rPr>
          <w:t xml:space="preserve">provenance</w:t>
        </w:r>
      </w:ins>
      <w:r>
        <w:rPr>
          <w:rFonts w:ascii="Arial" w:hAnsi="Arial" w:eastAsia="Arial" w:cs="Arial"/>
          <w:color w:val="000000"/>
        </w:rPr>
        <w:t xml:space="preserve"> </w:t>
      </w:r>
      <w:del w:id="250004" w:author="Manuscript revision" w:date="2026-10-24T14:00:00Z">
        <w:r>
          <w:rPr>
            <w:rFonts w:ascii="Arial" w:hAnsi="Arial" w:eastAsia="Arial" w:cs="Arial"/>
            <w:color w:val="000000"/>
          </w:rPr>
          <w:delText xml:space="preserve">was derived from three course notebooks that progressed from a local LLM scaffold, to a chatbot, to a simple RAG application. The ANVISA project kept the teaching pattern of a Python environment, configuration module, model loader, engine, and app interface, but replaced the generic RAG design with regulatory source cleaning, article-aware indexing, hybrid retrieval, reranking, bilingual retrieval anchors, citation enforcement, refusal rules, and evaluation scripts. A recovered local ancestor of the ANVISA project was used to reconstruct the first working app and development decisions. A detailed decision trace is</w:delText>
        </w:r>
      </w:del>
      <w:ins w:id="250005" w:author="Manuscript revision" w:date="2026-10-24T14:00:00Z">
        <w:r>
          <w:rPr>
            <w:rFonts w:ascii="Arial" w:hAnsi="Arial" w:eastAsia="Arial" w:cs="Arial"/>
            <w:color w:val="000000"/>
          </w:rPr>
          <w:t xml:space="preserve">are</w:t>
        </w:r>
      </w:ins>
      <w:r>
        <w:rPr>
          <w:rFonts w:ascii="Arial" w:hAnsi="Arial" w:eastAsia="Arial" w:cs="Arial"/>
          <w:color w:val="000000"/>
        </w:rPr>
        <w:t xml:space="preserve"> provided in Supplementary Table </w:t>
      </w:r>
      <w:del w:id="250006" w:author="Manuscript revision" w:date="2026-10-24T14:00:00Z">
        <w:r>
          <w:rPr>
            <w:rFonts w:ascii="Arial" w:hAnsi="Arial" w:eastAsia="Arial" w:cs="Arial"/>
            <w:color w:val="000000"/>
          </w:rPr>
          <w:delText xml:space="preserve">S5,</w:delText>
        </w:r>
      </w:del>
      <w:ins w:id="250007" w:author="Manuscript revision" w:date="2026-10-24T14:00:00Z">
        <w:r>
          <w:rPr>
            <w:rFonts w:ascii="Arial" w:hAnsi="Arial" w:eastAsia="Arial" w:cs="Arial"/>
            <w:color w:val="000000"/>
          </w:rPr>
          <w:t xml:space="preserve">S5</w:t>
        </w:r>
      </w:ins>
      <w:r>
        <w:rPr>
          <w:rFonts w:ascii="Arial" w:hAnsi="Arial" w:eastAsia="Arial" w:cs="Arial"/>
          <w:color w:val="000000"/>
        </w:rPr>
        <w:t xml:space="preserve"> </w:t>
      </w:r>
      <w:del w:id="250008" w:author="Manuscript revision" w:date="2026-10-24T14:00:00Z">
        <w:r>
          <w:rPr>
            <w:rFonts w:ascii="Arial" w:hAnsi="Arial" w:eastAsia="Arial" w:cs="Arial"/>
            <w:color w:val="000000"/>
          </w:rPr>
          <w:delText xml:space="preserve">with</w:delText>
        </w:r>
      </w:del>
      <w:ins w:id="250009" w:author="Manuscript revision" w:date="2026-10-24T14:00:00Z">
        <w:r>
          <w:rPr>
            <w:rFonts w:ascii="Arial" w:hAnsi="Arial" w:eastAsia="Arial" w:cs="Arial"/>
            <w:color w:val="000000"/>
          </w:rPr>
          <w:t xml:space="preserve">and</w:t>
        </w:r>
      </w:ins>
      <w:r>
        <w:rPr>
          <w:rFonts w:ascii="Arial" w:hAnsi="Arial" w:eastAsia="Arial" w:cs="Arial"/>
          <w:color w:val="000000"/>
        </w:rPr>
        <w:t xml:space="preserve"> </w:t>
      </w:r>
      <w:del w:id="250010" w:author="Manuscript revision" w:date="2026-10-24T14:00:00Z">
        <w:r>
          <w:rPr>
            <w:rFonts w:ascii="Arial" w:hAnsi="Arial" w:eastAsia="Arial" w:cs="Arial"/>
            <w:color w:val="000000"/>
          </w:rPr>
          <w:delText xml:space="preserve">expanded</w:delText>
        </w:r>
      </w:del>
      <w:ins w:id="250011" w:author="Manuscript revision" w:date="2026-10-24T14:00:00Z">
        <w:r>
          <w:rPr>
            <w:rFonts w:ascii="Arial" w:hAnsi="Arial" w:eastAsia="Arial" w:cs="Arial"/>
            <w:color w:val="000000"/>
          </w:rPr>
          <w:t xml:space="preserve">the supplementary</w:t>
        </w:r>
      </w:ins>
      <w:r>
        <w:rPr>
          <w:rFonts w:ascii="Arial" w:hAnsi="Arial" w:eastAsia="Arial" w:cs="Arial"/>
          <w:color w:val="000000"/>
        </w:rPr>
        <w:t xml:space="preserve"> development </w:t>
      </w:r>
      <w:del w:id="250012" w:author="Manuscript revision" w:date="2026-10-24T14:00:00Z">
        <w:r>
          <w:rPr>
            <w:rFonts w:ascii="Arial" w:hAnsi="Arial" w:eastAsia="Arial" w:cs="Arial"/>
            <w:color w:val="000000"/>
          </w:rPr>
          <w:delText xml:space="preserve">decisions</w:delText>
        </w:r>
      </w:del>
      <w:ins w:id="250013" w:author="Manuscript revision" w:date="2026-10-24T14:00:00Z">
        <w:r>
          <w:rPr>
            <w:rFonts w:ascii="Arial" w:hAnsi="Arial" w:eastAsia="Arial" w:cs="Arial"/>
            <w:color w:val="000000"/>
          </w:rPr>
          <w:t xml:space="preserve">provenance</w:t>
        </w:r>
      </w:ins>
      <w:r>
        <w:rPr>
          <w:rFonts w:ascii="Arial" w:hAnsi="Arial" w:eastAsia="Arial" w:cs="Arial"/>
          <w:color w:val="000000"/>
        </w:rPr>
        <w:t xml:space="preserve"> </w:t>
      </w:r>
      <w:del w:id="250014" w:author="Manuscript revision" w:date="2026-10-24T14:00:00Z">
        <w:r>
          <w:rPr>
            <w:rFonts w:ascii="Arial" w:hAnsi="Arial" w:eastAsia="Arial" w:cs="Arial"/>
            <w:color w:val="000000"/>
          </w:rPr>
          <w:delText xml:space="preserve">and evaluation-stage disposition in Supplementary Tables S1, S3, and S4.</w:delText>
        </w:r>
      </w:del>
      <w:ins w:id="250015" w:author="Manuscript revision" w:date="2026-10-24T14:00:00Z">
        <w:r>
          <w:rPr>
            <w:rFonts w:ascii="Arial" w:hAnsi="Arial" w:eastAsia="Arial" w:cs="Arial"/>
            <w:color w:val="000000"/>
          </w:rPr>
          <w:t xml:space="preserve">record.</w:t>
        </w:r>
      </w:ins>
    </w:p>
    <w:p>
      <w:pPr/>
      <w:ins w:id="310000" w:author="Manuscript revision" w:date="2026-10-24T16:00:00Z">
        <w:r>
          <w:rPr>
            <w:rFonts w:ascii="Arial" w:hAnsi="Arial" w:eastAsia="Arial" w:cs="Arial"/>
            <w:color w:val="000000"/>
          </w:rPr>
          <w:t xml:space="preserve">Answer generation and automated judging both requested models/gemini-flash-lite-latest, an unpinned alias. </w:t>
        </w:r>
      </w:ins>
      <w:r>
        <w:rPr>
          <w:rFonts w:ascii="Arial" w:hAnsi="Arial" w:eastAsia="Arial" w:cs="Arial"/>
          <w:color w:val="000000"/>
        </w:rPr>
        <w:t xml:space="preserve">The </w:t>
      </w:r>
      <w:del w:id="310001" w:author="Manuscript revision" w:date="2026-10-24T16:00:00Z">
        <w:r>
          <w:rPr>
            <w:rFonts w:ascii="Arial" w:hAnsi="Arial" w:eastAsia="Arial" w:cs="Arial"/>
            <w:color w:val="000000"/>
          </w:rPr>
          <w:delText xml:space="preserve">answer-generation</w:delText>
        </w:r>
      </w:del>
      <w:ins w:id="310002" w:author="Manuscript revision" w:date="2026-10-24T16:00:00Z">
        <w:r>
          <w:rPr>
            <w:rFonts w:ascii="Arial" w:hAnsi="Arial" w:eastAsia="Arial" w:cs="Arial"/>
            <w:color w:val="000000"/>
          </w:rPr>
          <w:t xml:space="preserve">archived records do not preserve the resolved backend</w:t>
        </w:r>
      </w:ins>
      <w:r>
        <w:rPr>
          <w:rFonts w:ascii="Arial" w:hAnsi="Arial" w:eastAsia="Arial" w:cs="Arial"/>
          <w:color w:val="000000"/>
        </w:rPr>
        <w:t xml:space="preserve"> model </w:t>
      </w:r>
      <w:del w:id="310003" w:author="Manuscript revision" w:date="2026-10-24T16:00:00Z">
        <w:r>
          <w:rPr>
            <w:rFonts w:ascii="Arial" w:hAnsi="Arial" w:eastAsia="Arial" w:cs="Arial"/>
            <w:color w:val="000000"/>
          </w:rPr>
          <w:delText xml:space="preserve">and</w:delText>
        </w:r>
      </w:del>
      <w:ins w:id="310004" w:author="Manuscript revision" w:date="2026-10-24T16:00:00Z">
        <w:r>
          <w:rPr>
            <w:rFonts w:ascii="Arial" w:hAnsi="Arial" w:eastAsia="Arial" w:cs="Arial"/>
            <w:color w:val="000000"/>
          </w:rPr>
          <w:t xml:space="preserve">versions;</w:t>
        </w:r>
      </w:ins>
      <w:r>
        <w:rPr>
          <w:rFonts w:ascii="Arial" w:hAnsi="Arial" w:eastAsia="Arial" w:cs="Arial"/>
          <w:color w:val="000000"/>
        </w:rPr>
        <w:t xml:space="preserve"> the </w:t>
      </w:r>
      <w:del w:id="310005" w:author="Manuscript revision" w:date="2026-10-24T16:00:00Z">
        <w:r>
          <w:rPr>
            <w:rFonts w:ascii="Arial" w:hAnsi="Arial" w:eastAsia="Arial" w:cs="Arial"/>
            <w:color w:val="000000"/>
          </w:rPr>
          <w:delText xml:space="preserve">AI-judge</w:delText>
        </w:r>
      </w:del>
      <w:ins w:id="310006" w:author="Manuscript revision" w:date="2026-10-24T16:00:00Z">
        <w:r>
          <w:rPr>
            <w:rFonts w:ascii="Arial" w:hAnsi="Arial" w:eastAsia="Arial" w:cs="Arial"/>
            <w:color w:val="000000"/>
          </w:rPr>
          <w:t xml:space="preserve">July</w:t>
        </w:r>
      </w:ins>
      <w:r>
        <w:rPr>
          <w:rFonts w:ascii="Arial" w:hAnsi="Arial" w:eastAsia="Arial" w:cs="Arial"/>
          <w:color w:val="000000"/>
        </w:rPr>
        <w:t xml:space="preserve"> </w:t>
      </w:r>
      <w:del w:id="310007" w:author="Manuscript revision" w:date="2026-10-24T16:00:00Z">
        <w:r>
          <w:rPr>
            <w:rFonts w:ascii="Arial" w:hAnsi="Arial" w:eastAsia="Arial" w:cs="Arial"/>
            <w:color w:val="000000"/>
          </w:rPr>
          <w:delText xml:space="preserve">model</w:delText>
        </w:r>
      </w:del>
      <w:ins w:id="310008" w:author="Manuscript revision" w:date="2026-10-24T16:00:00Z">
        <w:r>
          <w:rPr>
            <w:rFonts w:ascii="Arial" w:hAnsi="Arial" w:eastAsia="Arial" w:cs="Arial"/>
            <w:color w:val="000000"/>
          </w:rPr>
          <w:t xml:space="preserve">runs therefore cannot be identified as Gemini 2.5 Flash-Lite from a documentation citation [15]. Initial answers</w:t>
        </w:r>
      </w:ins>
      <w:r>
        <w:rPr>
          <w:rFonts w:ascii="Arial" w:hAnsi="Arial" w:eastAsia="Arial" w:cs="Arial"/>
          <w:color w:val="000000"/>
        </w:rPr>
        <w:t xml:space="preserve"> were </w:t>
      </w:r>
      <w:del w:id="310009" w:author="Manuscript revision" w:date="2026-10-24T16:00:00Z">
        <w:r>
          <w:rPr>
            <w:rFonts w:ascii="Arial" w:hAnsi="Arial" w:eastAsia="Arial" w:cs="Arial"/>
            <w:color w:val="000000"/>
          </w:rPr>
          <w:delText xml:space="preserve">both</w:delText>
        </w:r>
      </w:del>
      <w:ins w:id="310010" w:author="Manuscript revision" w:date="2026-10-24T16:00:00Z">
        <w:r>
          <w:rPr>
            <w:rFonts w:ascii="Arial" w:hAnsi="Arial" w:eastAsia="Arial" w:cs="Arial"/>
            <w:color w:val="000000"/>
          </w:rPr>
          <w:t xml:space="preserve">generated</w:t>
        </w:r>
      </w:ins>
      <w:r>
        <w:rPr>
          <w:rFonts w:ascii="Arial" w:hAnsi="Arial" w:eastAsia="Arial" w:cs="Arial"/>
          <w:color w:val="000000"/>
        </w:rPr>
        <w:t xml:space="preserve"> </w:t>
      </w:r>
      <w:del w:id="310011" w:author="Manuscript revision" w:date="2026-10-24T16:00:00Z">
        <w:r>
          <w:rPr>
            <w:rFonts w:ascii="Arial" w:hAnsi="Arial" w:eastAsia="Arial" w:cs="Arial"/>
            <w:color w:val="000000"/>
          </w:rPr>
          <w:delText xml:space="preserve">models/gemini-flash-lite-latest.</w:delText>
        </w:r>
      </w:del>
      <w:ins w:id="310012" w:author="Manuscript revision" w:date="2026-10-24T16:00:00Z">
        <w:r>
          <w:rPr>
            <w:rFonts w:ascii="Arial" w:hAnsi="Arial" w:eastAsia="Arial" w:cs="Arial"/>
            <w:color w:val="000000"/>
          </w:rPr>
          <w:t xml:space="preserve">on</w:t>
        </w:r>
      </w:ins>
      <w:r>
        <w:rPr>
          <w:rFonts w:ascii="Arial" w:hAnsi="Arial" w:eastAsia="Arial" w:cs="Arial"/>
          <w:color w:val="000000"/>
        </w:rPr>
        <w:t xml:space="preserve"> </w:t>
      </w:r>
      <w:del w:id="310013" w:author="Manuscript revision" w:date="2026-10-24T16:00:00Z">
        <w:r>
          <w:rPr>
            <w:rFonts w:ascii="Arial" w:hAnsi="Arial" w:eastAsia="Arial" w:cs="Arial"/>
            <w:color w:val="000000"/>
          </w:rPr>
          <w:delText xml:space="preserve">The</w:delText>
        </w:r>
      </w:del>
      <w:ins w:id="310014" w:author="Manuscript revision" w:date="2026-10-24T16:00:00Z">
        <w:r>
          <w:rPr>
            <w:rFonts w:ascii="Arial" w:hAnsi="Arial" w:eastAsia="Arial" w:cs="Arial"/>
            <w:color w:val="000000"/>
          </w:rPr>
          <w:t xml:space="preserve">10</w:t>
        </w:r>
      </w:ins>
      <w:r>
        <w:rPr>
          <w:rFonts w:ascii="Arial" w:hAnsi="Arial" w:eastAsia="Arial" w:cs="Arial"/>
          <w:color w:val="000000"/>
        </w:rPr>
        <w:t xml:space="preserve"> </w:t>
      </w:r>
      <w:del w:id="310015" w:author="Manuscript revision" w:date="2026-10-24T16:00:00Z">
        <w:r>
          <w:rPr>
            <w:rFonts w:ascii="Arial" w:hAnsi="Arial" w:eastAsia="Arial" w:cs="Arial"/>
            <w:color w:val="000000"/>
          </w:rPr>
          <w:delText xml:space="preserve">embedding</w:delText>
        </w:r>
      </w:del>
      <w:ins w:id="310016" w:author="Manuscript revision" w:date="2026-10-24T16:00:00Z">
        <w:r>
          <w:rPr>
            <w:rFonts w:ascii="Arial" w:hAnsi="Arial" w:eastAsia="Arial" w:cs="Arial"/>
            <w:color w:val="000000"/>
          </w:rPr>
          <w:t xml:space="preserve">July</w:t>
        </w:r>
      </w:ins>
      <w:r>
        <w:rPr>
          <w:rFonts w:ascii="Arial" w:hAnsi="Arial" w:eastAsia="Arial" w:cs="Arial"/>
          <w:color w:val="000000"/>
        </w:rPr>
        <w:t xml:space="preserve"> </w:t>
      </w:r>
      <w:del w:id="310017" w:author="Manuscript revision" w:date="2026-10-24T16:00:00Z">
        <w:r>
          <w:rPr>
            <w:rFonts w:ascii="Arial" w:hAnsi="Arial" w:eastAsia="Arial" w:cs="Arial"/>
            <w:color w:val="000000"/>
          </w:rPr>
          <w:delText xml:space="preserve">model</w:delText>
        </w:r>
      </w:del>
      <w:ins w:id="310018" w:author="Manuscript revision" w:date="2026-10-24T16:00:00Z">
        <w:r>
          <w:rPr>
            <w:rFonts w:ascii="Arial" w:hAnsi="Arial" w:eastAsia="Arial" w:cs="Arial"/>
            <w:color w:val="000000"/>
          </w:rPr>
          <w:t xml:space="preserve">2026 and judged on 14 July; the reported English repair artifact used 17 July generation/judging, while the Portuguese repair artifact retained 10 July answers and 14 July scores alongside 18 July replacements/rejudges. Diagnostic and calibration outputs were recorded on 18 July 2026. Supplementary Table S10 separates run dates, merge provenance and missing metadata; timestamps are reported as stored because timezone information</w:t>
        </w:r>
      </w:ins>
      <w:r>
        <w:rPr>
          <w:rFonts w:ascii="Arial" w:hAnsi="Arial" w:eastAsia="Arial" w:cs="Arial"/>
          <w:color w:val="000000"/>
        </w:rPr>
        <w:t xml:space="preserve"> was </w:t>
      </w:r>
      <w:del w:id="310019" w:author="Manuscript revision" w:date="2026-10-24T16:00:00Z">
        <w:r>
          <w:rPr>
            <w:rFonts w:ascii="Arial" w:hAnsi="Arial" w:eastAsia="Arial" w:cs="Arial"/>
            <w:color w:val="000000"/>
          </w:rPr>
          <w:delText xml:space="preserve">sentence-transformers/all-MiniLM-L6-v2.</w:delText>
        </w:r>
      </w:del>
      <w:ins w:id="310020" w:author="Manuscript revision" w:date="2026-10-24T16:00:00Z">
        <w:r>
          <w:rPr>
            <w:rFonts w:ascii="Arial" w:hAnsi="Arial" w:eastAsia="Arial" w:cs="Arial"/>
            <w:color w:val="000000"/>
          </w:rPr>
          <w:t xml:space="preserve">absent.</w:t>
        </w:r>
      </w:ins>
      <w:r>
        <w:rPr>
          <w:rFonts w:ascii="Arial" w:hAnsi="Arial" w:eastAsia="Arial" w:cs="Arial"/>
          <w:color w:val="000000"/>
        </w:rPr>
        <w:t xml:space="preserve"> </w:t>
      </w:r>
      <w:del w:id="310021" w:author="Manuscript revision" w:date="2026-10-24T16:00:00Z">
        <w:r>
          <w:rPr>
            <w:rFonts w:ascii="Arial" w:hAnsi="Arial" w:eastAsia="Arial" w:cs="Arial"/>
            <w:color w:val="000000"/>
          </w:rPr>
          <w:delText xml:space="preserve">The</w:delText>
        </w:r>
      </w:del>
      <w:ins w:id="310022" w:author="Manuscript revision" w:date="2026-10-24T16:00:00Z">
        <w:r>
          <w:rPr>
            <w:rFonts w:ascii="Arial" w:hAnsi="Arial" w:eastAsia="Arial" w:cs="Arial"/>
            <w:color w:val="000000"/>
          </w:rPr>
          <w:t xml:space="preserve">Embeddings</w:t>
        </w:r>
      </w:ins>
      <w:r>
        <w:rPr>
          <w:rFonts w:ascii="Arial" w:hAnsi="Arial" w:eastAsia="Arial" w:cs="Arial"/>
          <w:color w:val="000000"/>
        </w:rPr>
        <w:t xml:space="preserve"> </w:t>
      </w:r>
      <w:del w:id="310023" w:author="Manuscript revision" w:date="2026-10-24T16:00:00Z">
        <w:r>
          <w:rPr>
            <w:rFonts w:ascii="Arial" w:hAnsi="Arial" w:eastAsia="Arial" w:cs="Arial"/>
            <w:color w:val="000000"/>
          </w:rPr>
          <w:delText xml:space="preserve">reranker</w:delText>
        </w:r>
      </w:del>
      <w:ins w:id="310024" w:author="Manuscript revision" w:date="2026-10-24T16:00:00Z">
        <w:r>
          <w:rPr>
            <w:rFonts w:ascii="Arial" w:hAnsi="Arial" w:eastAsia="Arial" w:cs="Arial"/>
            <w:color w:val="000000"/>
          </w:rPr>
          <w:t xml:space="preserve">used</w:t>
        </w:r>
      </w:ins>
      <w:r>
        <w:rPr>
          <w:rFonts w:ascii="Arial" w:hAnsi="Arial" w:eastAsia="Arial" w:cs="Arial"/>
          <w:color w:val="000000"/>
        </w:rPr>
        <w:t xml:space="preserve"> </w:t>
      </w:r>
      <w:del w:id="310025" w:author="Manuscript revision" w:date="2026-10-24T16:00:00Z">
        <w:r>
          <w:rPr>
            <w:rFonts w:ascii="Arial" w:hAnsi="Arial" w:eastAsia="Arial" w:cs="Arial"/>
            <w:color w:val="000000"/>
          </w:rPr>
          <w:delText xml:space="preserve">was</w:delText>
        </w:r>
      </w:del>
      <w:ins w:id="310026" w:author="Manuscript revision" w:date="2026-10-24T16:00:00Z">
        <w:r>
          <w:rPr>
            <w:rFonts w:ascii="Arial" w:hAnsi="Arial" w:eastAsia="Arial" w:cs="Arial"/>
            <w:color w:val="000000"/>
          </w:rPr>
          <w:t xml:space="preserve">sentence-transformers/all-MiniLM-L6-v2</w:t>
        </w:r>
      </w:ins>
      <w:r>
        <w:rPr>
          <w:rFonts w:ascii="Arial" w:hAnsi="Arial" w:eastAsia="Arial" w:cs="Arial"/>
          <w:color w:val="000000"/>
        </w:rPr>
        <w:t xml:space="preserve"> </w:t>
      </w:r>
      <w:del w:id="310027" w:author="Manuscript revision" w:date="2026-10-24T16:00:00Z">
        <w:r>
          <w:rPr>
            <w:rFonts w:ascii="Arial" w:hAnsi="Arial" w:eastAsia="Arial" w:cs="Arial"/>
            <w:color w:val="000000"/>
          </w:rPr>
          <w:delText xml:space="preserve">cross-encoder/mmarco-mMiniLMv2-L12-H384-v1.</w:delText>
        </w:r>
      </w:del>
      <w:ins w:id="310028" w:author="Manuscript revision" w:date="2026-10-24T16:00:00Z">
        <w:r>
          <w:rPr>
            <w:rFonts w:ascii="Arial" w:hAnsi="Arial" w:eastAsia="Arial" w:cs="Arial"/>
            <w:color w:val="000000"/>
          </w:rPr>
          <w:t xml:space="preserve">and</w:t>
        </w:r>
      </w:ins>
      <w:r>
        <w:rPr>
          <w:rFonts w:ascii="Arial" w:hAnsi="Arial" w:eastAsia="Arial" w:cs="Arial"/>
          <w:color w:val="000000"/>
        </w:rPr>
        <w:t xml:space="preserve"> </w:t>
      </w:r>
      <w:del w:id="310029" w:author="Manuscript revision" w:date="2026-10-24T16:00:00Z">
        <w:r>
          <w:rPr>
            <w:rFonts w:ascii="Arial" w:hAnsi="Arial" w:eastAsia="Arial" w:cs="Arial"/>
            <w:color w:val="000000"/>
          </w:rPr>
          <w:delText xml:space="preserve">The</w:delText>
        </w:r>
      </w:del>
      <w:ins w:id="310030" w:author="Manuscript revision" w:date="2026-10-24T16:00:00Z">
        <w:r>
          <w:rPr>
            <w:rFonts w:ascii="Arial" w:hAnsi="Arial" w:eastAsia="Arial" w:cs="Arial"/>
            <w:color w:val="000000"/>
          </w:rPr>
          <w:t xml:space="preserve">reranking used cross-encoder/mmarco-mMiniLMv2-L12-H384-v1, with</w:t>
        </w:r>
      </w:ins>
      <w:r>
        <w:rPr>
          <w:rFonts w:ascii="Arial" w:hAnsi="Arial" w:eastAsia="Arial" w:cs="Arial"/>
          <w:color w:val="000000"/>
        </w:rPr>
        <w:t xml:space="preserve"> local </w:t>
      </w:r>
      <w:del w:id="310031" w:author="Manuscript revision" w:date="2026-10-24T16:00:00Z">
        <w:r>
          <w:rPr>
            <w:rFonts w:ascii="Arial" w:hAnsi="Arial" w:eastAsia="Arial" w:cs="Arial"/>
            <w:color w:val="000000"/>
          </w:rPr>
          <w:delText xml:space="preserve">reproducibility</w:delText>
        </w:r>
      </w:del>
      <w:ins w:id="310032" w:author="Manuscript revision" w:date="2026-10-24T16:00:00Z">
        <w:r>
          <w:rPr>
            <w:rFonts w:ascii="Arial" w:hAnsi="Arial" w:eastAsia="Arial" w:cs="Arial"/>
            <w:color w:val="000000"/>
          </w:rPr>
          <w:t xml:space="preserve">cache</w:t>
        </w:r>
      </w:ins>
      <w:r>
        <w:rPr>
          <w:rFonts w:ascii="Arial" w:hAnsi="Arial" w:eastAsia="Arial" w:cs="Arial"/>
          <w:color w:val="000000"/>
        </w:rPr>
        <w:t xml:space="preserve"> </w:t>
      </w:r>
      <w:del w:id="310033" w:author="Manuscript revision" w:date="2026-10-24T16:00:00Z">
        <w:r>
          <w:rPr>
            <w:rFonts w:ascii="Arial" w:hAnsi="Arial" w:eastAsia="Arial" w:cs="Arial"/>
            <w:color w:val="000000"/>
          </w:rPr>
          <w:delText xml:space="preserve">package</w:delText>
        </w:r>
      </w:del>
      <w:ins w:id="310034" w:author="Manuscript revision" w:date="2026-10-24T16:00:00Z">
        <w:r>
          <w:rPr>
            <w:rFonts w:ascii="Arial" w:hAnsi="Arial" w:eastAsia="Arial" w:cs="Arial"/>
            <w:color w:val="000000"/>
          </w:rPr>
          <w:t xml:space="preserve">snapshots</w:t>
        </w:r>
      </w:ins>
      <w:r>
        <w:rPr>
          <w:rFonts w:ascii="Arial" w:hAnsi="Arial" w:eastAsia="Arial" w:cs="Arial"/>
          <w:color w:val="000000"/>
        </w:rPr>
        <w:t xml:space="preserve"> </w:t>
      </w:r>
      <w:del w:id="310035" w:author="Manuscript revision" w:date="2026-10-24T16:00:00Z">
        <w:r>
          <w:rPr>
            <w:rFonts w:ascii="Arial" w:hAnsi="Arial" w:eastAsia="Arial" w:cs="Arial"/>
            <w:color w:val="000000"/>
          </w:rPr>
          <w:delText xml:space="preserve">records</w:delText>
        </w:r>
      </w:del>
      <w:ins w:id="310036" w:author="Manuscript revision" w:date="2026-10-24T16:00:00Z">
        <w:r>
          <w:rPr>
            <w:rFonts w:ascii="Arial" w:hAnsi="Arial" w:eastAsia="Arial" w:cs="Arial"/>
            <w:color w:val="000000"/>
          </w:rPr>
          <w:t xml:space="preserve">recorded separately. Exact hosted-model replication is limited by</w:t>
        </w:r>
      </w:ins>
      <w:r>
        <w:rPr>
          <w:rFonts w:ascii="Arial" w:hAnsi="Arial" w:eastAsia="Arial" w:cs="Arial"/>
          <w:color w:val="000000"/>
        </w:rPr>
        <w:t xml:space="preserve"> the </w:t>
      </w:r>
      <w:del w:id="310037" w:author="Manuscript revision" w:date="2026-10-24T16:00:00Z">
        <w:r>
          <w:rPr>
            <w:rFonts w:ascii="Arial" w:hAnsi="Arial" w:eastAsia="Arial" w:cs="Arial"/>
            <w:color w:val="000000"/>
          </w:rPr>
          <w:delText xml:space="preserve">cache</w:delText>
        </w:r>
      </w:del>
      <w:ins w:id="310038" w:author="Manuscript revision" w:date="2026-10-24T16:00:00Z">
        <w:r>
          <w:rPr>
            <w:rFonts w:ascii="Arial" w:hAnsi="Arial" w:eastAsia="Arial" w:cs="Arial"/>
            <w:color w:val="000000"/>
          </w:rPr>
          <w:t xml:space="preserve">missing</w:t>
        </w:r>
      </w:ins>
      <w:r>
        <w:rPr>
          <w:rFonts w:ascii="Arial" w:hAnsi="Arial" w:eastAsia="Arial" w:cs="Arial"/>
          <w:color w:val="000000"/>
        </w:rPr>
        <w:t xml:space="preserve"> </w:t>
      </w:r>
      <w:del w:id="310039" w:author="Manuscript revision" w:date="2026-10-24T16:00:00Z">
        <w:r>
          <w:rPr>
            <w:rFonts w:ascii="Arial" w:hAnsi="Arial" w:eastAsia="Arial" w:cs="Arial"/>
            <w:color w:val="000000"/>
          </w:rPr>
          <w:delText xml:space="preserve">snapshot</w:delText>
        </w:r>
      </w:del>
      <w:ins w:id="310040" w:author="Manuscript revision" w:date="2026-10-24T16:00:00Z">
        <w:r>
          <w:rPr>
            <w:rFonts w:ascii="Arial" w:hAnsi="Arial" w:eastAsia="Arial" w:cs="Arial"/>
            <w:color w:val="000000"/>
          </w:rPr>
          <w:t xml:space="preserve">resolved</w:t>
        </w:r>
      </w:ins>
      <w:r>
        <w:rPr>
          <w:rFonts w:ascii="Arial" w:hAnsi="Arial" w:eastAsia="Arial" w:cs="Arial"/>
          <w:color w:val="000000"/>
        </w:rPr>
        <w:t xml:space="preserve"> </w:t>
      </w:r>
      <w:del w:id="310041" w:author="Manuscript revision" w:date="2026-10-24T16:00:00Z">
        <w:r>
          <w:rPr>
            <w:rFonts w:ascii="Arial" w:hAnsi="Arial" w:eastAsia="Arial" w:cs="Arial"/>
            <w:color w:val="000000"/>
          </w:rPr>
          <w:delText xml:space="preserve">paths used during development, but model names rather than cache paths are the primary reproducibility identifiers because local paths are machine-specific.</w:delText>
        </w:r>
      </w:del>
      <w:ins w:id="310042" w:author="Manuscript revision" w:date="2026-10-24T16:00:00Z">
        <w:r>
          <w:rPr>
            <w:rFonts w:ascii="Arial" w:hAnsi="Arial" w:eastAsia="Arial" w:cs="Arial"/>
            <w:color w:val="000000"/>
          </w:rPr>
          <w:t xml:space="preserve">versions.</w:t>
        </w:r>
      </w:ins>
    </w:p>
    <w:p>
      <w:pPr/>
      <w:r>
        <w:rPr>
          <w:rFonts w:ascii="Arial" w:hAnsi="Arial" w:eastAsia="Arial" w:cs="Arial"/>
          <w:color w:val="000000"/>
        </w:rPr>
        <w:t>Corpus cleaning and article-aware chunking. Raw regulatory text files were cleaned to remove markup residue, page boilerplate, and formatting artifacts while preserving article labels and regulatory structure. The final index used article-aware chunking rather than arbitrary fixed-size text windows. The target unit was one regulatory article per chunk when possible. Chapter, section, document, source-file, article-number, and citation-label metadata were retained with each chunk.</w:t>
      </w:r>
    </w:p>
    <w:p>
      <w:pPr/>
      <w:r>
        <w:rPr>
          <w:rFonts w:ascii="Arial" w:hAnsi="Arial" w:eastAsia="Arial" w:cs="Arial"/>
          <w:color w:val="000000"/>
        </w:rPr>
        <w:t xml:space="preserve">Article chunking used </w:t>
      </w:r>
      <w:ins w:id="460000" w:author="Manuscript revision" w:date="2026-10-26T17:00:00Z">
        <w:r>
          <w:rPr>
            <w:rFonts w:ascii="Arial" w:hAnsi="Arial" w:eastAsia="Arial" w:cs="Arial"/>
            <w:color w:val="000000"/>
          </w:rPr>
          <w:t xml:space="preserve">LlamaIndex’s default tiktoken cl100k_base tokenizer: articles up to 500 tokens remained intact; longer articles were sentence-split with </w:t>
        </w:r>
      </w:ins>
      <w:r>
        <w:rPr>
          <w:rFonts w:ascii="Arial" w:hAnsi="Arial" w:eastAsia="Arial" w:cs="Arial"/>
          <w:color w:val="000000"/>
        </w:rPr>
        <w:t xml:space="preserve">a </w:t>
      </w:r>
      <w:del w:id="460001" w:author="Manuscript revision" w:date="2026-10-26T17:00:00Z">
        <w:r>
          <w:rPr>
            <w:rFonts w:ascii="Arial" w:hAnsi="Arial" w:eastAsia="Arial" w:cs="Arial"/>
            <w:color w:val="000000"/>
          </w:rPr>
          <w:delText xml:space="preserve">single-article</w:delText>
        </w:r>
      </w:del>
      <w:ins w:id="460002" w:author="Manuscript revision" w:date="2026-10-26T17:00:00Z">
        <w:r>
          <w:rPr>
            <w:rFonts w:ascii="Arial" w:hAnsi="Arial" w:eastAsia="Arial" w:cs="Arial"/>
            <w:color w:val="000000"/>
          </w:rPr>
          <w:t xml:space="preserve">400-token target and 60-token overlap. Heading context was then prepended. The six-source index contained 382 article records and 481 chunks: 359 articles remained intact and 23 were split. Chunk counts, including heading context, had median 155 and maximum 503 cl100k_base tokens. Embedding used the cached MiniLM WordPiece tokenizer, a different unit, with an explicit maximum length of 512 including special tokens. The inspected LlamaIndex HuggingFaceEmbedding wrapper calls AutoModel/AutoTokenizer with truncation enabled; it does not apply the SentenceTransformer default of 256. Re-tokenization of all 481 saved node texts reproduced every stored cl100k_base count; 182 exceeded 256 WordPiece tokens and 35 (7.3%) exceeded 512, with a</w:t>
        </w:r>
      </w:ins>
      <w:r>
        <w:rPr>
          <w:rFonts w:ascii="Arial" w:hAnsi="Arial" w:eastAsia="Arial" w:cs="Arial"/>
          <w:color w:val="000000"/>
        </w:rPr>
        <w:t xml:space="preserve"> maximum of </w:t>
      </w:r>
      <w:del w:id="460003" w:author="Manuscript revision" w:date="2026-10-26T17:00:00Z">
        <w:r>
          <w:rPr>
            <w:rFonts w:ascii="Arial" w:hAnsi="Arial" w:eastAsia="Arial" w:cs="Arial"/>
            <w:color w:val="000000"/>
          </w:rPr>
          <w:delText xml:space="preserve">500</w:delText>
        </w:r>
      </w:del>
      <w:ins w:id="460004" w:author="Manuscript revision" w:date="2026-10-26T17:00:00Z">
        <w:r>
          <w:rPr>
            <w:rFonts w:ascii="Arial" w:hAnsi="Arial" w:eastAsia="Arial" w:cs="Arial"/>
            <w:color w:val="000000"/>
          </w:rPr>
          <w:t xml:space="preserve">866. These 35 inputs would be truncated under the recorded configuration; full node text remained available for keyword retrieval and later context use. This reconstruction is not a historical per-call trace and is distinct from the paired retrieval sensitivity analysis. Supplementary audit S11 provides node-level counts. A subsequent paired analysis held node identities, text and queries fixed, comparing 512-token prefix embeddings against length-weighted averages of normalized embeddings of nonoverlapping windows containing at most 510 payload WordPieces plus special</w:t>
        </w:r>
      </w:ins>
      <w:r>
        <w:rPr>
          <w:rFonts w:ascii="Arial" w:hAnsi="Arial" w:eastAsia="Arial" w:cs="Arial"/>
          <w:color w:val="000000"/>
        </w:rPr>
        <w:t xml:space="preserve"> tokens. </w:t>
      </w:r>
      <w:del w:id="460005" w:author="Manuscript revision" w:date="2026-10-26T17:00:00Z">
        <w:r>
          <w:rPr>
            <w:rFonts w:ascii="Arial" w:hAnsi="Arial" w:eastAsia="Arial" w:cs="Arial"/>
            <w:color w:val="000000"/>
          </w:rPr>
          <w:delText xml:space="preserve">Longer</w:delText>
        </w:r>
      </w:del>
      <w:ins w:id="460006" w:author="Manuscript revision" w:date="2026-10-26T17:00:00Z">
        <w:r>
          <w:rPr>
            <w:rFonts w:ascii="Arial" w:hAnsi="Arial" w:eastAsia="Arial" w:cs="Arial"/>
            <w:color w:val="000000"/>
          </w:rPr>
          <w:t xml:space="preserve">Only</w:t>
        </w:r>
      </w:ins>
      <w:r>
        <w:rPr>
          <w:rFonts w:ascii="Arial" w:hAnsi="Arial" w:eastAsia="Arial" w:cs="Arial"/>
          <w:color w:val="000000"/>
        </w:rPr>
        <w:t xml:space="preserve"> </w:t>
      </w:r>
      <w:del w:id="460007" w:author="Manuscript revision" w:date="2026-10-26T17:00:00Z">
        <w:r>
          <w:rPr>
            <w:rFonts w:ascii="Arial" w:hAnsi="Arial" w:eastAsia="Arial" w:cs="Arial"/>
            <w:color w:val="000000"/>
          </w:rPr>
          <w:delText xml:space="preserve">articles</w:delText>
        </w:r>
      </w:del>
      <w:ins w:id="460008" w:author="Manuscript revision" w:date="2026-10-26T17:00:00Z">
        <w:r>
          <w:rPr>
            <w:rFonts w:ascii="Arial" w:hAnsi="Arial" w:eastAsia="Arial" w:cs="Arial"/>
            <w:color w:val="000000"/>
          </w:rPr>
          <w:t xml:space="preserve">the 35 overlength nodes changed. The cached model reproduced all 481 archived vectors (minimum cosine similarity 0.99999976). All 160 answerable development questions (80 bilingual pairs)</w:t>
        </w:r>
      </w:ins>
      <w:r>
        <w:rPr>
          <w:rFonts w:ascii="Arial" w:hAnsi="Arial" w:eastAsia="Arial" w:cs="Arial"/>
          <w:color w:val="000000"/>
        </w:rPr>
        <w:t xml:space="preserve"> were </w:t>
      </w:r>
      <w:del w:id="460009" w:author="Manuscript revision" w:date="2026-10-26T17:00:00Z">
        <w:r>
          <w:rPr>
            <w:rFonts w:ascii="Arial" w:hAnsi="Arial" w:eastAsia="Arial" w:cs="Arial"/>
            <w:color w:val="000000"/>
          </w:rPr>
          <w:delText xml:space="preserve">split into 400-token chunks</w:delText>
        </w:r>
      </w:del>
      <w:ins w:id="460010" w:author="Manuscript revision" w:date="2026-10-26T17:00:00Z">
        <w:r>
          <w:rPr>
            <w:rFonts w:ascii="Arial" w:hAnsi="Arial" w:eastAsia="Arial" w:cs="Arial"/>
            <w:color w:val="000000"/>
          </w:rPr>
          <w:t xml:space="preserve">evaluated</w:t>
        </w:r>
      </w:ins>
      <w:r>
        <w:rPr>
          <w:rFonts w:ascii="Arial" w:hAnsi="Arial" w:eastAsia="Arial" w:cs="Arial"/>
          <w:color w:val="000000"/>
        </w:rPr>
        <w:t xml:space="preserve"> with </w:t>
      </w:r>
      <w:del w:id="460011" w:author="Manuscript revision" w:date="2026-10-26T17:00:00Z">
        <w:r>
          <w:rPr>
            <w:rFonts w:ascii="Arial" w:hAnsi="Arial" w:eastAsia="Arial" w:cs="Arial"/>
            <w:color w:val="000000"/>
          </w:rPr>
          <w:delText xml:space="preserve">60-token</w:delText>
        </w:r>
      </w:del>
      <w:ins w:id="460012" w:author="Manuscript revision" w:date="2026-10-26T17:00:00Z">
        <w:r>
          <w:rPr>
            <w:rFonts w:ascii="Arial" w:hAnsi="Arial" w:eastAsia="Arial" w:cs="Arial"/>
            <w:color w:val="000000"/>
          </w:rPr>
          <w:t xml:space="preserve">original</w:t>
        </w:r>
      </w:ins>
      <w:r>
        <w:rPr>
          <w:rFonts w:ascii="Arial" w:hAnsi="Arial" w:eastAsia="Arial" w:cs="Arial"/>
          <w:color w:val="000000"/>
        </w:rPr>
        <w:t xml:space="preserve"> </w:t>
      </w:r>
      <w:del w:id="460013" w:author="Manuscript revision" w:date="2026-10-26T17:00:00Z">
        <w:r>
          <w:rPr>
            <w:rFonts w:ascii="Arial" w:hAnsi="Arial" w:eastAsia="Arial" w:cs="Arial"/>
            <w:color w:val="000000"/>
          </w:rPr>
          <w:delText xml:space="preserve">overlap.</w:delText>
        </w:r>
      </w:del>
      <w:ins w:id="460014" w:author="Manuscript revision" w:date="2026-10-26T17:00:00Z">
        <w:r>
          <w:rPr>
            <w:rFonts w:ascii="Arial" w:hAnsi="Arial" w:eastAsia="Arial" w:cs="Arial"/>
            <w:color w:val="000000"/>
          </w:rPr>
          <w:t xml:space="preserve">queries;</w:t>
        </w:r>
      </w:ins>
      <w:r>
        <w:rPr>
          <w:rFonts w:ascii="Arial" w:hAnsi="Arial" w:eastAsia="Arial" w:cs="Arial"/>
          <w:color w:val="000000"/>
        </w:rPr>
        <w:t xml:space="preserve"> </w:t>
      </w:r>
      <w:del w:id="460015" w:author="Manuscript revision" w:date="2026-10-26T17:00:00Z">
        <w:r>
          <w:rPr>
            <w:rFonts w:ascii="Arial" w:hAnsi="Arial" w:eastAsia="Arial" w:cs="Arial"/>
            <w:color w:val="000000"/>
          </w:rPr>
          <w:delText xml:space="preserve">Embedding</w:delText>
        </w:r>
      </w:del>
      <w:ins w:id="460016" w:author="Manuscript revision" w:date="2026-10-26T17:00:00Z">
        <w:r>
          <w:rPr>
            <w:rFonts w:ascii="Arial" w:hAnsi="Arial" w:eastAsia="Arial" w:cs="Arial"/>
            <w:color w:val="000000"/>
          </w:rPr>
          <w:t xml:space="preserve">offline</w:t>
        </w:r>
      </w:ins>
      <w:r>
        <w:rPr>
          <w:rFonts w:ascii="Arial" w:hAnsi="Arial" w:eastAsia="Arial" w:cs="Arial"/>
          <w:color w:val="000000"/>
        </w:rPr>
        <w:t xml:space="preserve"> </w:t>
      </w:r>
      <w:del w:id="460017" w:author="Manuscript revision" w:date="2026-10-26T17:00:00Z">
        <w:r>
          <w:rPr>
            <w:rFonts w:ascii="Arial" w:hAnsi="Arial" w:eastAsia="Arial" w:cs="Arial"/>
            <w:color w:val="000000"/>
          </w:rPr>
          <w:delText xml:space="preserve">maximum</w:delText>
        </w:r>
      </w:del>
      <w:ins w:id="460018" w:author="Manuscript revision" w:date="2026-10-26T17:00:00Z">
        <w:r>
          <w:rPr>
            <w:rFonts w:ascii="Arial" w:hAnsi="Arial" w:eastAsia="Arial" w:cs="Arial"/>
            <w:color w:val="000000"/>
          </w:rPr>
          <w:t xml:space="preserve">English</w:t>
        </w:r>
      </w:ins>
      <w:r>
        <w:rPr>
          <w:rFonts w:ascii="Arial" w:hAnsi="Arial" w:eastAsia="Arial" w:cs="Arial"/>
          <w:color w:val="000000"/>
        </w:rPr>
        <w:t xml:space="preserve"> </w:t>
      </w:r>
      <w:del w:id="460019" w:author="Manuscript revision" w:date="2026-10-26T17:00:00Z">
        <w:r>
          <w:rPr>
            <w:rFonts w:ascii="Arial" w:hAnsi="Arial" w:eastAsia="Arial" w:cs="Arial"/>
            <w:color w:val="000000"/>
          </w:rPr>
          <w:delText xml:space="preserve">length</w:delText>
        </w:r>
      </w:del>
      <w:ins w:id="460020" w:author="Manuscript revision" w:date="2026-10-26T17:00:00Z">
        <w:r>
          <w:rPr>
            <w:rFonts w:ascii="Arial" w:hAnsi="Arial" w:eastAsia="Arial" w:cs="Arial"/>
            <w:color w:val="000000"/>
          </w:rPr>
          <w:t xml:space="preserve">glossary expansion and a 256-token document cap were sensitivity checks. Dense and BM25/dense reciprocal-rank-fused candidate rankings were scored against archived gold citations; paired 95% intervals used 10,000 bilingual-pair bootstrap resamples. That candidate-stage comparison preceded the targeted final-reranking follow-up; the three-repeat answer comparison</w:t>
        </w:r>
      </w:ins>
      <w:r>
        <w:rPr>
          <w:rFonts w:ascii="Arial" w:hAnsi="Arial" w:eastAsia="Arial" w:cs="Arial"/>
          <w:color w:val="000000"/>
        </w:rPr>
        <w:t xml:space="preserve"> was </w:t>
      </w:r>
      <w:del w:id="460021" w:author="Manuscript revision" w:date="2026-10-26T17:00:00Z">
        <w:r>
          <w:rPr>
            <w:rFonts w:ascii="Arial" w:hAnsi="Arial" w:eastAsia="Arial" w:cs="Arial"/>
            <w:color w:val="000000"/>
          </w:rPr>
          <w:delText xml:space="preserve">512</w:delText>
        </w:r>
      </w:del>
      <w:ins w:id="460022" w:author="Manuscript revision" w:date="2026-10-26T17:00:00Z">
        <w:r>
          <w:rPr>
            <w:rFonts w:ascii="Arial" w:hAnsi="Arial" w:eastAsia="Arial" w:cs="Arial"/>
            <w:color w:val="000000"/>
          </w:rPr>
          <w:t xml:space="preserve">subsequently</w:t>
        </w:r>
      </w:ins>
      <w:r>
        <w:rPr>
          <w:rFonts w:ascii="Arial" w:hAnsi="Arial" w:eastAsia="Arial" w:cs="Arial"/>
          <w:color w:val="000000"/>
        </w:rPr>
        <w:t xml:space="preserve"> </w:t>
      </w:r>
      <w:del w:id="460023" w:author="Manuscript revision" w:date="2026-10-26T17:00:00Z">
        <w:r>
          <w:rPr>
            <w:rFonts w:ascii="Arial" w:hAnsi="Arial" w:eastAsia="Arial" w:cs="Arial"/>
            <w:color w:val="000000"/>
          </w:rPr>
          <w:delText xml:space="preserve">tokens.</w:delText>
        </w:r>
      </w:del>
      <w:ins w:id="460024" w:author="Manuscript revision" w:date="2026-10-26T17:00:00Z">
        <w:r>
          <w:rPr>
            <w:rFonts w:ascii="Arial" w:hAnsi="Arial" w:eastAsia="Arial" w:cs="Arial"/>
            <w:color w:val="000000"/>
          </w:rPr>
          <w:t xml:space="preserve">completed</w:t>
        </w:r>
      </w:ins>
      <w:r>
        <w:rPr>
          <w:rFonts w:ascii="Arial" w:hAnsi="Arial" w:eastAsia="Arial" w:cs="Arial"/>
          <w:color w:val="000000"/>
        </w:rPr>
        <w:t xml:space="preserve"> </w:t>
      </w:r>
      <w:del w:id="460025" w:author="Manuscript revision" w:date="2026-10-26T17:00:00Z">
        <w:r>
          <w:rPr>
            <w:rFonts w:ascii="Arial" w:hAnsi="Arial" w:eastAsia="Arial" w:cs="Arial"/>
            <w:color w:val="000000"/>
          </w:rPr>
          <w:delText xml:space="preserve">The</w:delText>
        </w:r>
      </w:del>
      <w:ins w:id="460026" w:author="Manuscript revision" w:date="2026-10-26T17:00:00Z">
        <w:r>
          <w:rPr>
            <w:rFonts w:ascii="Arial" w:hAnsi="Arial" w:eastAsia="Arial" w:cs="Arial"/>
            <w:color w:val="000000"/>
          </w:rPr>
          <w:t xml:space="preserve">with</w:t>
        </w:r>
      </w:ins>
      <w:r>
        <w:rPr>
          <w:rFonts w:ascii="Arial" w:hAnsi="Arial" w:eastAsia="Arial" w:cs="Arial"/>
          <w:color w:val="000000"/>
        </w:rPr>
        <w:t xml:space="preserve"> </w:t>
      </w:r>
      <w:del w:id="460027" w:author="Manuscript revision" w:date="2026-10-26T17:00:00Z">
        <w:r>
          <w:rPr>
            <w:rFonts w:ascii="Arial" w:hAnsi="Arial" w:eastAsia="Arial" w:cs="Arial"/>
            <w:color w:val="000000"/>
          </w:rPr>
          <w:delText xml:space="preserve">final</w:delText>
        </w:r>
      </w:del>
      <w:ins w:id="460028" w:author="Manuscript revision" w:date="2026-10-26T17:00:00Z">
        <w:r>
          <w:rPr>
            <w:rFonts w:ascii="Arial" w:hAnsi="Arial" w:eastAsia="Arial" w:cs="Arial"/>
            <w:color w:val="000000"/>
          </w:rPr>
          <w:t xml:space="preserve">300</w:t>
        </w:r>
      </w:ins>
      <w:r>
        <w:rPr>
          <w:rFonts w:ascii="Arial" w:hAnsi="Arial" w:eastAsia="Arial" w:cs="Arial"/>
          <w:color w:val="000000"/>
        </w:rPr>
        <w:t xml:space="preserve"> </w:t>
      </w:r>
      <w:del w:id="460029" w:author="Manuscript revision" w:date="2026-10-26T17:00:00Z">
        <w:r>
          <w:rPr>
            <w:rFonts w:ascii="Arial" w:hAnsi="Arial" w:eastAsia="Arial" w:cs="Arial"/>
            <w:color w:val="000000"/>
          </w:rPr>
          <w:delText xml:space="preserve">index audit recorded six source documents, 382 detected articles, 481 total chunks, 359 articles represented by a single chunk,</w:delText>
        </w:r>
      </w:del>
      <w:ins w:id="460030" w:author="Manuscript revision" w:date="2026-10-26T17:00:00Z">
        <w:r>
          <w:rPr>
            <w:rFonts w:ascii="Arial" w:hAnsi="Arial" w:eastAsia="Arial" w:cs="Arial"/>
            <w:color w:val="000000"/>
          </w:rPr>
          <w:t xml:space="preserve">answers</w:t>
        </w:r>
      </w:ins>
      <w:r>
        <w:rPr>
          <w:rFonts w:ascii="Arial" w:hAnsi="Arial" w:eastAsia="Arial" w:cs="Arial"/>
          <w:color w:val="000000"/>
        </w:rPr>
        <w:t xml:space="preserve"> and </w:t>
      </w:r>
      <w:del w:id="460031" w:author="Manuscript revision" w:date="2026-10-26T17:00:00Z">
        <w:r>
          <w:rPr>
            <w:rFonts w:ascii="Arial" w:hAnsi="Arial" w:eastAsia="Arial" w:cs="Arial"/>
            <w:color w:val="000000"/>
          </w:rPr>
          <w:delText xml:space="preserve">23</w:delText>
        </w:r>
      </w:del>
      <w:ins w:id="460032" w:author="Manuscript revision" w:date="2026-10-26T17:00:00Z">
        <w:r>
          <w:rPr>
            <w:rFonts w:ascii="Arial" w:hAnsi="Arial" w:eastAsia="Arial" w:cs="Arial"/>
            <w:color w:val="000000"/>
          </w:rPr>
          <w:t xml:space="preserve">300</w:t>
        </w:r>
      </w:ins>
      <w:r>
        <w:rPr>
          <w:rFonts w:ascii="Arial" w:hAnsi="Arial" w:eastAsia="Arial" w:cs="Arial"/>
          <w:color w:val="000000"/>
        </w:rPr>
        <w:t xml:space="preserve"> </w:t>
      </w:r>
      <w:del w:id="460033" w:author="Manuscript revision" w:date="2026-10-26T17:00:00Z">
        <w:r>
          <w:rPr>
            <w:rFonts w:ascii="Arial" w:hAnsi="Arial" w:eastAsia="Arial" w:cs="Arial"/>
            <w:color w:val="000000"/>
          </w:rPr>
          <w:delText xml:space="preserve">long</w:delText>
        </w:r>
      </w:del>
      <w:ins w:id="460034" w:author="Manuscript revision" w:date="2026-10-26T17:00:00Z">
        <w:r>
          <w:rPr>
            <w:rFonts w:ascii="Arial" w:hAnsi="Arial" w:eastAsia="Arial" w:cs="Arial"/>
            <w:color w:val="000000"/>
          </w:rPr>
          <w:t xml:space="preserve">automated</w:t>
        </w:r>
      </w:ins>
      <w:r>
        <w:rPr>
          <w:rFonts w:ascii="Arial" w:hAnsi="Arial" w:eastAsia="Arial" w:cs="Arial"/>
          <w:color w:val="000000"/>
        </w:rPr>
        <w:t xml:space="preserve"> </w:t>
      </w:r>
      <w:del w:id="460035" w:author="Manuscript revision" w:date="2026-10-26T17:00:00Z">
        <w:r>
          <w:rPr>
            <w:rFonts w:ascii="Arial" w:hAnsi="Arial" w:eastAsia="Arial" w:cs="Arial"/>
            <w:color w:val="000000"/>
          </w:rPr>
          <w:delText xml:space="preserve">articles split into multiple chunks. Median chunk length was 155 tokens, maximum chunk length was 503 tokens, and no chunk exceeded 700 tokens. The closed-corpus workflow and index audit are shown in</w:delText>
        </w:r>
      </w:del>
      <w:ins w:id="460036" w:author="Manuscript revision" w:date="2026-10-26T17:00:00Z">
        <w:r>
          <w:rPr>
            <w:rFonts w:ascii="Arial" w:hAnsi="Arial" w:eastAsia="Arial" w:cs="Arial"/>
            <w:color w:val="000000"/>
          </w:rPr>
          <w:t xml:space="preserve">evaluations.</w:t>
        </w:r>
      </w:ins>
      <w:r>
        <w:rPr>
          <w:rFonts w:ascii="Arial" w:hAnsi="Arial" w:eastAsia="Arial" w:cs="Arial"/>
          <w:color w:val="000000"/>
        </w:rPr>
        <w:t xml:space="preserve"> Figure </w:t>
      </w:r>
      <w:del w:id="460037" w:author="Manuscript revision" w:date="2026-10-26T17:00:00Z">
        <w:r>
          <w:rPr>
            <w:rFonts w:ascii="Arial" w:hAnsi="Arial" w:eastAsia="Arial" w:cs="Arial"/>
            <w:color w:val="000000"/>
          </w:rPr>
          <w:delText xml:space="preserve">1.</w:delText>
        </w:r>
      </w:del>
      <w:ins w:id="460038" w:author="Manuscript revision" w:date="2026-10-26T17:00:00Z">
        <w:r>
          <w:rPr>
            <w:rFonts w:ascii="Arial" w:hAnsi="Arial" w:eastAsia="Arial" w:cs="Arial"/>
            <w:color w:val="000000"/>
          </w:rPr>
          <w:t xml:space="preserve">1 shows the workflow.</w:t>
        </w:r>
      </w:ins>
    </w:p>
    <w:p>
      <w:pPr/>
      <w:r>
        <w:rPr>
          <w:rFonts w:ascii="Arial" w:hAnsi="Arial" w:eastAsia="Arial" w:cs="Arial"/>
          <w:color w:val="000000"/>
        </w:rPr>
        <w:t>Retrieval, reranking, and answer generation. Retrieval combined dense vector search and keyword search. Dense retrieval used the sentence-transformers embedding model [11]. Keyword retrieval used BM25 over normalized text created from chunk content and metadata fields, including regulation identifier, document aliases, title, citation label, chapter, section, and topic tags [12]. Normalization removed accents, lowercased text, and extracted alphanumeric tokens.</w:t>
      </w:r>
    </w:p>
    <w:p>
      <w:pPr/>
      <w:r>
        <w:rPr>
          <w:rFonts w:ascii="Arial" w:hAnsi="Arial" w:eastAsia="Arial" w:cs="Arial"/>
          <w:color w:val="000000"/>
        </w:rPr>
        <w:t>The dense retriever returned 100 candidates. BM25 returned 100 candidates. Candidate lists were merged using reciprocal rank fusion with k = 60, retaining up to 100 fused candidates. Candidate passages were then reranked with the multilingual cross-encoder reranker in batches of 8; this choice was based on multilingual passage-ranking models trained on mMARCO-style data [13]. The final answer context contained the top 5 reranked passages.</w:t>
      </w:r>
    </w:p>
    <w:p>
      <w:ins w:id="460050" w:author="Manuscript revision" w:date="2026-10-26T17:00:00Z">
        <w:r>
          <w:rPr>
            <w:rFonts w:ascii="Arial" w:hAnsi="Arial" w:eastAsia="Arial" w:cs="Arial"/>
            <w:color w:val="000000"/>
          </w:rPr>
          <w:t xml:space="preserve">The targeted answer comparison used all 30 affected-gold questions (15 bilingual pairs) and 20 seeded gold-unaffected controls (10 pairs), with three generations per condition, giving 300 answers and 300 automated evaluations. The fixed randomized plan, original QA prompts, citation-repair policy and judge rubric were retained. Every successful call returned modelVersion gemini-3.5-flash-lite; generation temperature was 0.2 and judge temperature 0. Scores were masked to condition labels. The primary endpoint was the full-coverage minus prefix mean automated completeness in the affected stratum, averaging three repeats per question before 10,000 bilingual-pair bootstrap resamples. Secondary and subgroup analyses were exploratory without multiplicity adjustment. Provider quota interruption required resumption on the following day; successful exact-prompt responses were reused, without regenerating completed calls. Intervals condition on the three observed repeats and the archived gold and do not estimate independent human agreement or isolate temporal provider variation.</w:t>
        </w:r>
      </w:ins>
    </w:p>
    <w:p>
      <w:ins w:id="360000" w:author="Manuscript revision" w:date="2026-10-25T21:00:00Z">
        <w:r>
          <w:rPr>
            <w:rFonts w:ascii="Arial" w:hAnsi="Arial" w:eastAsia="Arial" w:cs="Arial"/>
            <w:color w:val="000000"/>
          </w:rPr>
          <w:t xml:space="preserve">Retrieval-component comparisons used all 160 answerable development questions (80 bilingual pairs), the fixed 481-node historical index and archived gold citations. English retrieval queries used the saved offline glossary expansion; Portuguese queries were unchanged, and reranking used the original question. We compared BM25, dense retrieval, fusion, reranking without anchors, and sequential restoration of query anchors, article/lexical anchor rules and neighbor expansion. Raw top-five node results and citation-diversified top-five results were reported separately; like-for-like contrasts retained citation diversification. The implemented embedding wrapper used CLS pooling. A separate diagnostic applied the model card’s attention-mask-weighted mean pooling [20] with the same checkpoint and 512-token cap. Paired 95% intervals used 10,000 bilingual-pair bootstrap resamples; these exploratory intervals were not adjusted for multiple comparisons. No new answer-generation or judge calls were used for these ablations.</w:t>
        </w:r>
      </w:ins>
    </w:p>
    <w:p>
      <w:pPr/>
      <w:r>
        <w:rPr>
          <w:rFonts w:ascii="Arial" w:hAnsi="Arial" w:eastAsia="Arial" w:cs="Arial"/>
          <w:color w:val="000000"/>
        </w:rPr>
        <w:t xml:space="preserve">English </w:t>
      </w:r>
      <w:del w:id="1100000" w:author="Manuscript revision" w:date="2026-10-28T23:00:00Z">
        <w:r>
          <w:rPr>
            <w:rFonts w:ascii="Arial" w:hAnsi="Arial" w:eastAsia="Arial" w:cs="Arial"/>
            <w:color w:val="000000"/>
          </w:rPr>
          <w:delText xml:space="preserve">questions</w:delText>
        </w:r>
      </w:del>
      <w:ins w:id="1100001" w:author="Manuscript revision" w:date="2026-10-28T23:00:00Z">
        <w:r>
          <w:rPr>
            <w:rFonts w:ascii="Arial" w:hAnsi="Arial" w:eastAsia="Arial" w:cs="Arial"/>
            <w:color w:val="000000"/>
          </w:rPr>
          <w:t xml:space="preserve">retrieval</w:t>
        </w:r>
      </w:ins>
      <w:r>
        <w:rPr>
          <w:rFonts w:ascii="Arial" w:hAnsi="Arial" w:eastAsia="Arial" w:cs="Arial"/>
          <w:color w:val="000000"/>
        </w:rPr>
        <w:t xml:space="preserve"> </w:t>
      </w:r>
      <w:del w:id="1100002" w:author="Manuscript revision" w:date="2026-10-28T23:00:00Z">
        <w:r>
          <w:rPr>
            <w:rFonts w:ascii="Arial" w:hAnsi="Arial" w:eastAsia="Arial" w:cs="Arial"/>
            <w:color w:val="000000"/>
          </w:rPr>
          <w:delText xml:space="preserve">were</w:delText>
        </w:r>
      </w:del>
      <w:ins w:id="1100003" w:author="Manuscript revision" w:date="2026-10-28T23:00:00Z">
        <w:r>
          <w:rPr>
            <w:rFonts w:ascii="Arial" w:hAnsi="Arial" w:eastAsia="Arial" w:cs="Arial"/>
            <w:color w:val="000000"/>
          </w:rPr>
          <w:t xml:space="preserve">used</w:t>
        </w:r>
      </w:ins>
      <w:r>
        <w:rPr>
          <w:rFonts w:ascii="Arial" w:hAnsi="Arial" w:eastAsia="Arial" w:cs="Arial"/>
          <w:color w:val="000000"/>
        </w:rPr>
        <w:t xml:space="preserve"> </w:t>
      </w:r>
      <w:del w:id="1100004" w:author="Manuscript revision" w:date="2026-10-28T23:00:00Z">
        <w:r>
          <w:rPr>
            <w:rFonts w:ascii="Arial" w:hAnsi="Arial" w:eastAsia="Arial" w:cs="Arial"/>
            <w:color w:val="000000"/>
          </w:rPr>
          <w:delText xml:space="preserve">answered</w:delText>
        </w:r>
      </w:del>
      <w:ins w:id="1100005" w:author="Manuscript revision" w:date="2026-10-28T23:00:00Z">
        <w:r>
          <w:rPr>
            <w:rFonts w:ascii="Arial" w:hAnsi="Arial" w:eastAsia="Arial" w:cs="Arial"/>
            <w:color w:val="000000"/>
          </w:rPr>
          <w:t xml:space="preserve">a deterministic glossary-expansion mode</w:t>
        </w:r>
      </w:ins>
      <w:r>
        <w:rPr>
          <w:rFonts w:ascii="Arial" w:hAnsi="Arial" w:eastAsia="Arial" w:cs="Arial"/>
          <w:color w:val="000000"/>
        </w:rPr>
        <w:t xml:space="preserve"> in </w:t>
      </w:r>
      <w:del w:id="1100006" w:author="Manuscript revision" w:date="2026-10-28T23:00:00Z">
        <w:r>
          <w:rPr>
            <w:rFonts w:ascii="Arial" w:hAnsi="Arial" w:eastAsia="Arial" w:cs="Arial"/>
            <w:color w:val="000000"/>
          </w:rPr>
          <w:delText xml:space="preserve">English,</w:delText>
        </w:r>
      </w:del>
      <w:ins w:id="1100007" w:author="Manuscript revision" w:date="2026-10-28T23:00:00Z">
        <w:r>
          <w:rPr>
            <w:rFonts w:ascii="Arial" w:hAnsi="Arial" w:eastAsia="Arial" w:cs="Arial"/>
            <w:color w:val="000000"/>
          </w:rPr>
          <w:t xml:space="preserve">the</w:t>
        </w:r>
      </w:ins>
      <w:r>
        <w:rPr>
          <w:rFonts w:ascii="Arial" w:hAnsi="Arial" w:eastAsia="Arial" w:cs="Arial"/>
          <w:color w:val="000000"/>
        </w:rPr>
        <w:t xml:space="preserve"> </w:t>
      </w:r>
      <w:del w:id="1100008" w:author="Manuscript revision" w:date="2026-10-28T23:00:00Z">
        <w:r>
          <w:rPr>
            <w:rFonts w:ascii="Arial" w:hAnsi="Arial" w:eastAsia="Arial" w:cs="Arial"/>
            <w:color w:val="000000"/>
          </w:rPr>
          <w:delText xml:space="preserve">but</w:delText>
        </w:r>
      </w:del>
      <w:ins w:id="1100009" w:author="Manuscript revision" w:date="2026-10-28T23:00:00Z">
        <w:r>
          <w:rPr>
            <w:rFonts w:ascii="Arial" w:hAnsi="Arial" w:eastAsia="Arial" w:cs="Arial"/>
            <w:color w:val="000000"/>
          </w:rPr>
          <w:t xml:space="preserve">archived</w:t>
        </w:r>
      </w:ins>
      <w:r>
        <w:rPr>
          <w:rFonts w:ascii="Arial" w:hAnsi="Arial" w:eastAsia="Arial" w:cs="Arial"/>
          <w:color w:val="000000"/>
        </w:rPr>
        <w:t xml:space="preserve"> </w:t>
      </w:r>
      <w:del w:id="1100010" w:author="Manuscript revision" w:date="2026-10-28T23:00:00Z">
        <w:r>
          <w:rPr>
            <w:rFonts w:ascii="Arial" w:hAnsi="Arial" w:eastAsia="Arial" w:cs="Arial"/>
            <w:color w:val="000000"/>
          </w:rPr>
          <w:delText xml:space="preserve">retrieval</w:delText>
        </w:r>
      </w:del>
      <w:ins w:id="1100011" w:author="Manuscript revision" w:date="2026-10-28T23:00:00Z">
        <w:r>
          <w:rPr>
            <w:rFonts w:ascii="Arial" w:hAnsi="Arial" w:eastAsia="Arial" w:cs="Arial"/>
            <w:color w:val="000000"/>
          </w:rPr>
          <w:t xml:space="preserve">publication</w:t>
        </w:r>
      </w:ins>
      <w:r>
        <w:rPr>
          <w:rFonts w:ascii="Arial" w:hAnsi="Arial" w:eastAsia="Arial" w:cs="Arial"/>
          <w:color w:val="000000"/>
        </w:rPr>
        <w:t xml:space="preserve"> </w:t>
      </w:r>
      <w:del w:id="1100012" w:author="Manuscript revision" w:date="2026-10-28T23:00:00Z">
        <w:r>
          <w:rPr>
            <w:rFonts w:ascii="Arial" w:hAnsi="Arial" w:eastAsia="Arial" w:cs="Arial"/>
            <w:color w:val="000000"/>
          </w:rPr>
          <w:delText xml:space="preserve">was</w:delText>
        </w:r>
      </w:del>
      <w:ins w:id="1100013" w:author="Manuscript revision" w:date="2026-10-28T23:00:00Z">
        <w:r>
          <w:rPr>
            <w:rFonts w:ascii="Arial" w:hAnsi="Arial" w:eastAsia="Arial" w:cs="Arial"/>
            <w:color w:val="000000"/>
          </w:rPr>
          <w:t xml:space="preserve">evaluator,</w:t>
        </w:r>
      </w:ins>
      <w:r>
        <w:rPr>
          <w:rFonts w:ascii="Arial" w:hAnsi="Arial" w:eastAsia="Arial" w:cs="Arial"/>
          <w:color w:val="000000"/>
        </w:rPr>
        <w:t xml:space="preserve"> </w:t>
      </w:r>
      <w:del w:id="1100014" w:author="Manuscript revision" w:date="2026-10-28T23:00:00Z">
        <w:r>
          <w:rPr>
            <w:rFonts w:ascii="Arial" w:hAnsi="Arial" w:eastAsia="Arial" w:cs="Arial"/>
            <w:color w:val="000000"/>
          </w:rPr>
          <w:delText xml:space="preserve">allowed</w:delText>
        </w:r>
      </w:del>
      <w:ins w:id="1100015" w:author="Manuscript revision" w:date="2026-10-28T23:00:00Z">
        <w:r>
          <w:rPr>
            <w:rFonts w:ascii="Arial" w:hAnsi="Arial" w:eastAsia="Arial" w:cs="Arial"/>
            <w:color w:val="000000"/>
          </w:rPr>
          <w:t xml:space="preserve">rather than merely six illustrative anchors. This mode retains the English question, extracts regulatory identifiers and appends matched Portuguese terms from a 114-entry glossary. A separate Translator mode uses a model</w:t>
        </w:r>
      </w:ins>
      <w:r>
        <w:rPr>
          <w:rFonts w:ascii="Arial" w:hAnsi="Arial" w:eastAsia="Arial" w:cs="Arial"/>
          <w:color w:val="000000"/>
        </w:rPr>
        <w:t xml:space="preserve"> to </w:t>
      </w:r>
      <w:del w:id="1100016" w:author="Manuscript revision" w:date="2026-10-28T23:00:00Z">
        <w:r>
          <w:rPr>
            <w:rFonts w:ascii="Arial" w:hAnsi="Arial" w:eastAsia="Arial" w:cs="Arial"/>
            <w:color w:val="000000"/>
          </w:rPr>
          <w:delText xml:space="preserve">include</w:delText>
        </w:r>
      </w:del>
      <w:ins w:id="1100017" w:author="Manuscript revision" w:date="2026-10-28T23:00:00Z">
        <w:r>
          <w:rPr>
            <w:rFonts w:ascii="Arial" w:hAnsi="Arial" w:eastAsia="Arial" w:cs="Arial"/>
            <w:color w:val="000000"/>
          </w:rPr>
          <w:t xml:space="preserve">rewrite</w:t>
        </w:r>
      </w:ins>
      <w:r>
        <w:rPr>
          <w:rFonts w:ascii="Arial" w:hAnsi="Arial" w:eastAsia="Arial" w:cs="Arial"/>
          <w:color w:val="000000"/>
        </w:rPr>
        <w:t xml:space="preserve"> </w:t>
      </w:r>
      <w:del w:id="1100018" w:author="Manuscript revision" w:date="2026-10-28T23:00:00Z">
        <w:r>
          <w:rPr>
            <w:rFonts w:ascii="Arial" w:hAnsi="Arial" w:eastAsia="Arial" w:cs="Arial"/>
            <w:color w:val="000000"/>
          </w:rPr>
          <w:delText xml:space="preserve">conservative</w:delText>
        </w:r>
      </w:del>
      <w:ins w:id="1100019" w:author="Manuscript revision" w:date="2026-10-28T23:00:00Z">
        <w:r>
          <w:rPr>
            <w:rFonts w:ascii="Arial" w:hAnsi="Arial" w:eastAsia="Arial" w:cs="Arial"/>
            <w:color w:val="000000"/>
          </w:rPr>
          <w:t xml:space="preserve">into</w:t>
        </w:r>
      </w:ins>
      <w:r>
        <w:rPr>
          <w:rFonts w:ascii="Arial" w:hAnsi="Arial" w:eastAsia="Arial" w:cs="Arial"/>
          <w:color w:val="000000"/>
        </w:rPr>
        <w:t xml:space="preserve"> Portuguese </w:t>
      </w:r>
      <w:del w:id="1100020" w:author="Manuscript revision" w:date="2026-10-28T23:00:00Z">
        <w:r>
          <w:rPr>
            <w:rFonts w:ascii="Arial" w:hAnsi="Arial" w:eastAsia="Arial" w:cs="Arial"/>
            <w:color w:val="000000"/>
          </w:rPr>
          <w:delText xml:space="preserve">anchors</w:delText>
        </w:r>
      </w:del>
      <w:ins w:id="1100021" w:author="Manuscript revision" w:date="2026-10-28T23:00:00Z">
        <w:r>
          <w:rPr>
            <w:rFonts w:ascii="Arial" w:hAnsi="Arial" w:eastAsia="Arial" w:cs="Arial"/>
            <w:color w:val="000000"/>
          </w:rPr>
          <w:t xml:space="preserve">and</w:t>
        </w:r>
      </w:ins>
      <w:r>
        <w:rPr>
          <w:rFonts w:ascii="Arial" w:hAnsi="Arial" w:eastAsia="Arial" w:cs="Arial"/>
          <w:color w:val="000000"/>
        </w:rPr>
        <w:t xml:space="preserve"> </w:t>
      </w:r>
      <w:del w:id="1100022" w:author="Manuscript revision" w:date="2026-10-28T23:00:00Z">
        <w:r>
          <w:rPr>
            <w:rFonts w:ascii="Arial" w:hAnsi="Arial" w:eastAsia="Arial" w:cs="Arial"/>
            <w:color w:val="000000"/>
          </w:rPr>
          <w:delText xml:space="preserve">because</w:delText>
        </w:r>
      </w:del>
      <w:ins w:id="1100023" w:author="Manuscript revision" w:date="2026-10-28T23:00:00Z">
        <w:r>
          <w:rPr>
            <w:rFonts w:ascii="Arial" w:hAnsi="Arial" w:eastAsia="Arial" w:cs="Arial"/>
            <w:color w:val="000000"/>
          </w:rPr>
          <w:t xml:space="preserve">then appends glossary matches; its smoke-test output does not establish its use in</w:t>
        </w:r>
      </w:ins>
      <w:r>
        <w:rPr>
          <w:rFonts w:ascii="Arial" w:hAnsi="Arial" w:eastAsia="Arial" w:cs="Arial"/>
          <w:color w:val="000000"/>
        </w:rPr>
        <w:t xml:space="preserve"> the </w:t>
      </w:r>
      <w:del w:id="1100024" w:author="Manuscript revision" w:date="2026-10-28T23:00:00Z">
        <w:r>
          <w:rPr>
            <w:rFonts w:ascii="Arial" w:hAnsi="Arial" w:eastAsia="Arial" w:cs="Arial"/>
            <w:color w:val="000000"/>
          </w:rPr>
          <w:delText xml:space="preserve">source</w:delText>
        </w:r>
      </w:del>
      <w:ins w:id="1100025" w:author="Manuscript revision" w:date="2026-10-28T23:00:00Z">
        <w:r>
          <w:rPr>
            <w:rFonts w:ascii="Arial" w:hAnsi="Arial" w:eastAsia="Arial" w:cs="Arial"/>
            <w:color w:val="000000"/>
          </w:rPr>
          <w:t xml:space="preserve">publication</w:t>
        </w:r>
      </w:ins>
      <w:r>
        <w:rPr>
          <w:rFonts w:ascii="Arial" w:hAnsi="Arial" w:eastAsia="Arial" w:cs="Arial"/>
          <w:color w:val="000000"/>
        </w:rPr>
        <w:t xml:space="preserve"> </w:t>
      </w:r>
      <w:del w:id="1100026" w:author="Manuscript revision" w:date="2026-10-28T23:00:00Z">
        <w:r>
          <w:rPr>
            <w:rFonts w:ascii="Arial" w:hAnsi="Arial" w:eastAsia="Arial" w:cs="Arial"/>
            <w:color w:val="000000"/>
          </w:rPr>
          <w:delText xml:space="preserve">documents</w:delText>
        </w:r>
      </w:del>
      <w:ins w:id="1100027" w:author="Manuscript revision" w:date="2026-10-28T23:00:00Z">
        <w:r>
          <w:rPr>
            <w:rFonts w:ascii="Arial" w:hAnsi="Arial" w:eastAsia="Arial" w:cs="Arial"/>
            <w:color w:val="000000"/>
          </w:rPr>
          <w:t xml:space="preserve">runs.</w:t>
        </w:r>
      </w:ins>
      <w:r>
        <w:rPr>
          <w:rFonts w:ascii="Arial" w:hAnsi="Arial" w:eastAsia="Arial" w:cs="Arial"/>
          <w:color w:val="000000"/>
        </w:rPr>
        <w:t xml:space="preserve"> </w:t>
      </w:r>
      <w:del w:id="1100028" w:author="Manuscript revision" w:date="2026-10-28T23:00:00Z">
        <w:r>
          <w:rPr>
            <w:rFonts w:ascii="Arial" w:hAnsi="Arial" w:eastAsia="Arial" w:cs="Arial"/>
            <w:color w:val="000000"/>
          </w:rPr>
          <w:delText xml:space="preserve">were</w:delText>
        </w:r>
      </w:del>
      <w:ins w:id="1100029" w:author="Manuscript revision" w:date="2026-10-28T23:00:00Z">
        <w:r>
          <w:rPr>
            <w:rFonts w:ascii="Arial" w:hAnsi="Arial" w:eastAsia="Arial" w:cs="Arial"/>
            <w:color w:val="000000"/>
          </w:rPr>
          <w:t xml:space="preserve">The evaluator selects these modes explicitly and,</w:t>
        </w:r>
      </w:ins>
      <w:r>
        <w:rPr>
          <w:rFonts w:ascii="Arial" w:hAnsi="Arial" w:eastAsia="Arial" w:cs="Arial"/>
          <w:color w:val="000000"/>
        </w:rPr>
        <w:t xml:space="preserve"> in </w:t>
      </w:r>
      <w:del w:id="1100030" w:author="Manuscript revision" w:date="2026-10-28T23:00:00Z">
        <w:r>
          <w:rPr>
            <w:rFonts w:ascii="Arial" w:hAnsi="Arial" w:eastAsia="Arial" w:cs="Arial"/>
            <w:color w:val="000000"/>
          </w:rPr>
          <w:delText xml:space="preserve">Portuguese.</w:delText>
        </w:r>
      </w:del>
      <w:ins w:id="1100031" w:author="Manuscript revision" w:date="2026-10-28T23:00:00Z">
        <w:r>
          <w:rPr>
            <w:rFonts w:ascii="Arial" w:hAnsi="Arial" w:eastAsia="Arial" w:cs="Arial"/>
            <w:color w:val="000000"/>
          </w:rPr>
          <w:t xml:space="preserve">the</w:t>
        </w:r>
      </w:ins>
      <w:r>
        <w:rPr>
          <w:rFonts w:ascii="Arial" w:hAnsi="Arial" w:eastAsia="Arial" w:cs="Arial"/>
          <w:color w:val="000000"/>
        </w:rPr>
        <w:t xml:space="preserve"> </w:t>
      </w:r>
      <w:del w:id="1100032" w:author="Manuscript revision" w:date="2026-10-28T23:00:00Z">
        <w:r>
          <w:rPr>
            <w:rFonts w:ascii="Arial" w:hAnsi="Arial" w:eastAsia="Arial" w:cs="Arial"/>
            <w:color w:val="000000"/>
          </w:rPr>
          <w:delText xml:space="preserve">Anchors</w:delText>
        </w:r>
      </w:del>
      <w:ins w:id="1100033" w:author="Manuscript revision" w:date="2026-10-28T23:00:00Z">
        <w:r>
          <w:rPr>
            <w:rFonts w:ascii="Arial" w:hAnsi="Arial" w:eastAsia="Arial" w:cs="Arial"/>
            <w:color w:val="000000"/>
          </w:rPr>
          <w:t xml:space="preserve">audited</w:t>
        </w:r>
      </w:ins>
      <w:r>
        <w:rPr>
          <w:rFonts w:ascii="Arial" w:hAnsi="Arial" w:eastAsia="Arial" w:cs="Arial"/>
          <w:color w:val="000000"/>
        </w:rPr>
        <w:t xml:space="preserve"> </w:t>
      </w:r>
      <w:del w:id="1100034" w:author="Manuscript revision" w:date="2026-10-28T23:00:00Z">
        <w:r>
          <w:rPr>
            <w:rFonts w:ascii="Arial" w:hAnsi="Arial" w:eastAsia="Arial" w:cs="Arial"/>
            <w:color w:val="000000"/>
          </w:rPr>
          <w:delText xml:space="preserve">included</w:delText>
        </w:r>
      </w:del>
      <w:ins w:id="1100035" w:author="Manuscript revision" w:date="2026-10-28T23:00:00Z">
        <w:r>
          <w:rPr>
            <w:rFonts w:ascii="Arial" w:hAnsi="Arial" w:eastAsia="Arial" w:cs="Arial"/>
            <w:color w:val="000000"/>
          </w:rPr>
          <w:t xml:space="preserve">glossary/original</w:t>
        </w:r>
      </w:ins>
      <w:r>
        <w:rPr>
          <w:rFonts w:ascii="Arial" w:hAnsi="Arial" w:eastAsia="Arial" w:cs="Arial"/>
          <w:color w:val="000000"/>
        </w:rPr>
        <w:t xml:space="preserve"> </w:t>
      </w:r>
      <w:del w:id="1100036" w:author="Manuscript revision" w:date="2026-10-28T23:00:00Z">
        <w:r>
          <w:rPr>
            <w:rFonts w:ascii="Arial" w:hAnsi="Arial" w:eastAsia="Arial" w:cs="Arial"/>
            <w:color w:val="000000"/>
          </w:rPr>
          <w:delText xml:space="preserve">clinical</w:delText>
        </w:r>
      </w:del>
      <w:ins w:id="1100037" w:author="Manuscript revision" w:date="2026-10-28T23:00:00Z">
        <w:r>
          <w:rPr>
            <w:rFonts w:ascii="Arial" w:hAnsi="Arial" w:eastAsia="Arial" w:cs="Arial"/>
            <w:color w:val="000000"/>
          </w:rPr>
          <w:t xml:space="preserve">configuration,</w:t>
        </w:r>
      </w:ins>
      <w:r>
        <w:rPr>
          <w:rFonts w:ascii="Arial" w:hAnsi="Arial" w:eastAsia="Arial" w:cs="Arial"/>
          <w:color w:val="000000"/>
        </w:rPr>
        <w:t xml:space="preserve"> </w:t>
      </w:r>
      <w:del w:id="1100038" w:author="Manuscript revision" w:date="2026-10-28T23:00:00Z">
        <w:r>
          <w:rPr>
            <w:rFonts w:ascii="Arial" w:hAnsi="Arial" w:eastAsia="Arial" w:cs="Arial"/>
            <w:color w:val="000000"/>
          </w:rPr>
          <w:delText xml:space="preserve">trial/ensaio</w:delText>
        </w:r>
      </w:del>
      <w:ins w:id="1100039" w:author="Manuscript revision" w:date="2026-10-28T23:00:00Z">
        <w:r>
          <w:rPr>
            <w:rFonts w:ascii="Arial" w:hAnsi="Arial" w:eastAsia="Arial" w:cs="Arial"/>
            <w:color w:val="000000"/>
          </w:rPr>
          <w:t xml:space="preserve">uses</w:t>
        </w:r>
      </w:ins>
      <w:r>
        <w:rPr>
          <w:rFonts w:ascii="Arial" w:hAnsi="Arial" w:eastAsia="Arial" w:cs="Arial"/>
          <w:color w:val="000000"/>
        </w:rPr>
        <w:t xml:space="preserve"> </w:t>
      </w:r>
      <w:del w:id="1100040" w:author="Manuscript revision" w:date="2026-10-28T23:00:00Z">
        <w:r>
          <w:rPr>
            <w:rFonts w:ascii="Arial" w:hAnsi="Arial" w:eastAsia="Arial" w:cs="Arial"/>
            <w:color w:val="000000"/>
          </w:rPr>
          <w:delText xml:space="preserve">clinico, sponsor/patrocinador, biological product/produto biologico, medical device/dispositivo medico, stability study/estudo de estabilidade, and pharmacovigilance/farmacovigilancia. The</w:delText>
        </w:r>
      </w:del>
      <w:ins w:id="1100041" w:author="Manuscript revision" w:date="2026-10-28T23:00:00Z">
        <w:r>
          <w:rPr>
            <w:rFonts w:ascii="Arial" w:hAnsi="Arial" w:eastAsia="Arial" w:cs="Arial"/>
            <w:color w:val="000000"/>
          </w:rPr>
          <w:t xml:space="preserve">the</w:t>
        </w:r>
      </w:ins>
      <w:r>
        <w:rPr>
          <w:rFonts w:ascii="Arial" w:hAnsi="Arial" w:eastAsia="Arial" w:cs="Arial"/>
          <w:color w:val="000000"/>
        </w:rPr>
        <w:t xml:space="preserve"> original question </w:t>
      </w:r>
      <w:del w:id="1100042" w:author="Manuscript revision" w:date="2026-10-28T23:00:00Z">
        <w:r>
          <w:rPr>
            <w:rFonts w:ascii="Arial" w:hAnsi="Arial" w:eastAsia="Arial" w:cs="Arial"/>
            <w:color w:val="000000"/>
          </w:rPr>
          <w:delText xml:space="preserve">remained</w:delText>
        </w:r>
      </w:del>
      <w:ins w:id="1100043" w:author="Manuscript revision" w:date="2026-10-28T23:00:00Z">
        <w:r>
          <w:rPr>
            <w:rFonts w:ascii="Arial" w:hAnsi="Arial" w:eastAsia="Arial" w:cs="Arial"/>
            <w:color w:val="000000"/>
          </w:rPr>
          <w:t xml:space="preserve">for</w:t>
        </w:r>
      </w:ins>
      <w:r>
        <w:rPr>
          <w:rFonts w:ascii="Arial" w:hAnsi="Arial" w:eastAsia="Arial" w:cs="Arial"/>
          <w:color w:val="000000"/>
        </w:rPr>
        <w:t xml:space="preserve"> </w:t>
      </w:r>
      <w:del w:id="1100044" w:author="Manuscript revision" w:date="2026-10-28T23:00:00Z">
        <w:r>
          <w:rPr>
            <w:rFonts w:ascii="Arial" w:hAnsi="Arial" w:eastAsia="Arial" w:cs="Arial"/>
            <w:color w:val="000000"/>
          </w:rPr>
          <w:delText xml:space="preserve">visible</w:delText>
        </w:r>
      </w:del>
      <w:ins w:id="1100045" w:author="Manuscript revision" w:date="2026-10-28T23:00:00Z">
        <w:r>
          <w:rPr>
            <w:rFonts w:ascii="Arial" w:hAnsi="Arial" w:eastAsia="Arial" w:cs="Arial"/>
            <w:color w:val="000000"/>
          </w:rPr>
          <w:t xml:space="preserve">reranking and answer prompting. Beyond rewriting, retrieval includes five regex-triggered reranking query expansions, Article 1 source/scope promotion, two exact-text document anchors, a lexical fallback for source-identification queries, citation diversification and conditional neighboring-article injection. A separate question-triggered context rule expands sibling chunks of a selected article before generation. Supplementary audit S20 lists the full glossary, trigger expressions, selection and promotion logic, source hashes and ablation coverage. These rules were developed with exposure</w:t>
        </w:r>
      </w:ins>
      <w:r>
        <w:rPr>
          <w:rFonts w:ascii="Arial" w:hAnsi="Arial" w:eastAsia="Arial" w:cs="Arial"/>
          <w:color w:val="000000"/>
        </w:rPr>
        <w:t xml:space="preserve"> to </w:t>
      </w:r>
      <w:del w:id="1100046" w:author="Manuscript revision" w:date="2026-10-28T23:00:00Z">
        <w:r>
          <w:rPr>
            <w:rFonts w:ascii="Arial" w:hAnsi="Arial" w:eastAsia="Arial" w:cs="Arial"/>
            <w:color w:val="000000"/>
          </w:rPr>
          <w:delText xml:space="preserve">the</w:delText>
        </w:r>
      </w:del>
      <w:ins w:id="1100047" w:author="Manuscript revision" w:date="2026-10-28T23:00:00Z">
        <w:r>
          <w:rPr>
            <w:rFonts w:ascii="Arial" w:hAnsi="Arial" w:eastAsia="Arial" w:cs="Arial"/>
            <w:color w:val="000000"/>
          </w:rPr>
          <w:t xml:space="preserve">benchmark</w:t>
        </w:r>
      </w:ins>
      <w:r>
        <w:rPr>
          <w:rFonts w:ascii="Arial" w:hAnsi="Arial" w:eastAsia="Arial" w:cs="Arial"/>
          <w:color w:val="000000"/>
        </w:rPr>
        <w:t xml:space="preserve"> </w:t>
      </w:r>
      <w:del w:id="1100048" w:author="Manuscript revision" w:date="2026-10-28T23:00:00Z">
        <w:r>
          <w:rPr>
            <w:rFonts w:ascii="Arial" w:hAnsi="Arial" w:eastAsia="Arial" w:cs="Arial"/>
            <w:color w:val="000000"/>
          </w:rPr>
          <w:delText xml:space="preserve">answer model. These anchors were retrieval aids only; they did not add facts to</w:delText>
        </w:r>
      </w:del>
      <w:ins w:id="1100049" w:author="Manuscript revision" w:date="2026-10-28T23:00:00Z">
        <w:r>
          <w:rPr>
            <w:rFonts w:ascii="Arial" w:hAnsi="Arial" w:eastAsia="Arial" w:cs="Arial"/>
            <w:color w:val="000000"/>
          </w:rPr>
          <w:t xml:space="preserve">failures;</w:t>
        </w:r>
      </w:ins>
      <w:r>
        <w:rPr>
          <w:rFonts w:ascii="Arial" w:hAnsi="Arial" w:eastAsia="Arial" w:cs="Arial"/>
          <w:color w:val="000000"/>
        </w:rPr>
        <w:t xml:space="preserve"> the </w:t>
      </w:r>
      <w:del w:id="1100050" w:author="Manuscript revision" w:date="2026-10-28T23:00:00Z">
        <w:r>
          <w:rPr>
            <w:rFonts w:ascii="Arial" w:hAnsi="Arial" w:eastAsia="Arial" w:cs="Arial"/>
            <w:color w:val="000000"/>
          </w:rPr>
          <w:delText xml:space="preserve">answer.</w:delText>
        </w:r>
      </w:del>
      <w:ins w:id="1100051" w:author="Manuscript revision" w:date="2026-10-28T23:00:00Z">
        <w:r>
          <w:rPr>
            <w:rFonts w:ascii="Arial" w:hAnsi="Arial" w:eastAsia="Arial" w:cs="Arial"/>
            <w:color w:val="000000"/>
          </w:rPr>
          <w:t xml:space="preserve">reused question sets are development data.</w:t>
        </w:r>
      </w:ins>
    </w:p>
    <w:p>
      <w:pPr/>
      <w:r>
        <w:rPr>
          <w:rFonts w:ascii="Arial" w:hAnsi="Arial" w:eastAsia="Arial" w:cs="Arial"/>
          <w:color w:val="000000"/>
        </w:rPr>
        <w:t>The answer prompt required the model to answer using only retrieved context, answer in the same language as the question, cite each material statement using the retrieved article-level citation label, and refuse if retrieved evidence did not contain enough information to answer the exact question. The refusal sentence was fixed by language: "The retrieved documents do not provide enough information to answer" for English questions and "Os documentos recuperados nao fornecem informacao suficiente para responder" for Portuguese questions. The final prompt is provided in Supplementary Methods and Prompts. Row-level generated answers, retrieval fields, and error flags are provided in Supplementary Data S1; AI-judge criteria, prompt, row-level scores, rationales, and stage-level conclusions are provided in Supplementary Data S2.</w:t>
      </w:r>
    </w:p>
    <w:p>
      <w:pPr/>
      <w:r>
        <w:rPr>
          <w:rFonts w:ascii="Arial" w:hAnsi="Arial" w:eastAsia="Arial" w:cs="Arial"/>
          <w:color w:val="000000"/>
        </w:rPr>
        <w:t xml:space="preserve">Benchmark. The</w:t>
      </w:r>
      <w:ins w:id="4000239" w:author="Manuscript revision" w:date="2026-10-30T21:39:11.430403+00:00">
        <w:r>
          <w:rPr>
            <w:rFonts w:ascii="Arial" w:hAnsi="Arial" w:eastAsia="Arial" w:cs="Arial"/>
            <w:color w:val="000000"/>
          </w:rPr>
          <w:t xml:space="preserve"> constructed</w:t>
        </w:r>
      </w:ins>
      <w:r>
        <w:rPr>
          <w:rFonts w:ascii="Arial" w:hAnsi="Arial" w:eastAsia="Arial" w:cs="Arial"/>
          <w:color w:val="000000"/>
        </w:rPr>
        <w:t xml:space="preserve"> main benchmark contained 200 </w:t>
      </w:r>
      <w:del w:id="4000240" w:author="Manuscript revision" w:date="2026-10-30T21:39:11.430425+00:00">
        <w:r>
          <w:rPr>
            <w:rFonts w:ascii="Arial" w:hAnsi="Arial" w:eastAsia="Arial" w:cs="Arial"/>
            <w:color w:val="000000"/>
          </w:rPr>
          <w:delText xml:space="preserve">bilingual</w:delText>
        </w:r>
      </w:del>
      <w:ins w:id="4000241" w:author="Manuscript revision" w:date="2026-10-30T21:39:11.430436+00:00">
        <w:r>
          <w:rPr>
            <w:rFonts w:ascii="Arial" w:hAnsi="Arial" w:eastAsia="Arial" w:cs="Arial"/>
            <w:color w:val="000000"/>
          </w:rPr>
          <w:t xml:space="preserve">question</w:t>
        </w:r>
      </w:ins>
      <w:r>
        <w:rPr>
          <w:rFonts w:ascii="Arial" w:hAnsi="Arial" w:eastAsia="Arial" w:cs="Arial"/>
          <w:color w:val="000000"/>
        </w:rPr>
        <w:t xml:space="preserve"> </w:t>
      </w:r>
      <w:del w:id="4000242" w:author="Manuscript revision" w:date="2026-10-30T21:39:11.430451+00:00">
        <w:r>
          <w:rPr>
            <w:rFonts w:ascii="Arial" w:hAnsi="Arial" w:eastAsia="Arial" w:cs="Arial"/>
            <w:color w:val="000000"/>
          </w:rPr>
          <w:delText xml:space="preserve">questions:</w:delText>
        </w:r>
      </w:del>
      <w:ins w:id="4000243" w:author="Manuscript revision" w:date="2026-10-30T21:39:11.430461+00:00">
        <w:r>
          <w:rPr>
            <w:rFonts w:ascii="Arial" w:hAnsi="Arial" w:eastAsia="Arial" w:cs="Arial"/>
            <w:color w:val="000000"/>
          </w:rPr>
          <w:t xml:space="preserve">rows</w:t>
        </w:r>
      </w:ins>
      <w:r>
        <w:rPr>
          <w:rFonts w:ascii="Arial" w:hAnsi="Arial" w:eastAsia="Arial" w:cs="Arial"/>
          <w:color w:val="000000"/>
        </w:rPr>
        <w:t xml:space="preserve"> </w:t>
      </w:r>
      <w:del w:id="4000244" w:author="Manuscript revision" w:date="2026-10-30T21:39:11.430475+00:00">
        <w:r>
          <w:rPr>
            <w:rFonts w:ascii="Arial" w:hAnsi="Arial" w:eastAsia="Arial" w:cs="Arial"/>
            <w:color w:val="000000"/>
          </w:rPr>
          <w:delText xml:space="preserve">70</w:delText>
        </w:r>
      </w:del>
      <w:ins w:id="4000245" w:author="Manuscript revision" w:date="2026-10-30T21:39:11.430484+00:00">
        <w:r>
          <w:rPr>
            <w:rFonts w:ascii="Arial" w:hAnsi="Arial" w:eastAsia="Arial" w:cs="Arial"/>
            <w:color w:val="000000"/>
          </w:rPr>
          <w:t xml:space="preserve">organized</w:t>
        </w:r>
      </w:ins>
      <w:r>
        <w:rPr>
          <w:rFonts w:ascii="Arial" w:hAnsi="Arial" w:eastAsia="Arial" w:cs="Arial"/>
          <w:color w:val="000000"/>
        </w:rPr>
        <w:t xml:space="preserve"> </w:t>
      </w:r>
      <w:del w:id="4000246" w:author="Manuscript revision" w:date="2026-10-30T21:39:11.430497+00:00">
        <w:r>
          <w:rPr>
            <w:rFonts w:ascii="Arial" w:hAnsi="Arial" w:eastAsia="Arial" w:cs="Arial"/>
            <w:color w:val="000000"/>
          </w:rPr>
          <w:delText xml:space="preserve">Portuguese</w:delText>
        </w:r>
      </w:del>
      <w:ins w:id="4000247" w:author="Manuscript revision" w:date="2026-10-30T21:39:11.430506+00:00">
        <w:r>
          <w:rPr>
            <w:rFonts w:ascii="Arial" w:hAnsi="Arial" w:eastAsia="Arial" w:cs="Arial"/>
            <w:color w:val="000000"/>
          </w:rPr>
          <w:t xml:space="preserve">as</w:t>
        </w:r>
      </w:ins>
      <w:r>
        <w:rPr>
          <w:rFonts w:ascii="Arial" w:hAnsi="Arial" w:eastAsia="Arial" w:cs="Arial"/>
          <w:color w:val="000000"/>
        </w:rPr>
        <w:t xml:space="preserve"> </w:t>
      </w:r>
      <w:del w:id="4000248" w:author="Manuscript revision" w:date="2026-10-30T21:39:11.430519+00:00">
        <w:r>
          <w:rPr>
            <w:rFonts w:ascii="Arial" w:hAnsi="Arial" w:eastAsia="Arial" w:cs="Arial"/>
            <w:color w:val="000000"/>
          </w:rPr>
          <w:delText xml:space="preserve">answerable</w:delText>
        </w:r>
      </w:del>
      <w:ins w:id="4000249" w:author="Manuscript revision" w:date="2026-10-30T21:39:11.430528+00:00">
        <w:r>
          <w:rPr>
            <w:rFonts w:ascii="Arial" w:hAnsi="Arial" w:eastAsia="Arial" w:cs="Arial"/>
            <w:color w:val="000000"/>
          </w:rPr>
          <w:t xml:space="preserve">100</w:t>
        </w:r>
      </w:ins>
      <w:r>
        <w:rPr>
          <w:rFonts w:ascii="Arial" w:hAnsi="Arial" w:eastAsia="Arial" w:cs="Arial"/>
          <w:color w:val="000000"/>
        </w:rPr>
        <w:t xml:space="preserve"> </w:t>
      </w:r>
      <w:del w:id="4000250" w:author="Manuscript revision" w:date="2026-10-30T21:39:11.430540+00:00">
        <w:r>
          <w:rPr>
            <w:rFonts w:ascii="Arial" w:hAnsi="Arial" w:eastAsia="Arial" w:cs="Arial"/>
            <w:color w:val="000000"/>
          </w:rPr>
          <w:delText xml:space="preserve">questions, 70</w:delText>
        </w:r>
      </w:del>
      <w:ins w:id="4000251" w:author="Manuscript revision" w:date="2026-10-30T21:39:11.430549+00:00">
        <w:r>
          <w:rPr>
            <w:rFonts w:ascii="Arial" w:hAnsi="Arial" w:eastAsia="Arial" w:cs="Arial"/>
            <w:color w:val="000000"/>
          </w:rPr>
          <w:t xml:space="preserve">Portuguese,</w:t>
        </w:r>
      </w:ins>
      <w:r>
        <w:rPr>
          <w:rFonts w:ascii="Arial" w:hAnsi="Arial" w:eastAsia="Arial" w:cs="Arial"/>
          <w:color w:val="000000"/>
        </w:rPr>
        <w:t xml:space="preserve"> English </w:t>
      </w:r>
      <w:del w:id="4000252" w:author="Manuscript revision" w:date="2026-10-30T21:39:11.430562+00:00">
        <w:r>
          <w:rPr>
            <w:rFonts w:ascii="Arial" w:hAnsi="Arial" w:eastAsia="Arial" w:cs="Arial"/>
            <w:color w:val="000000"/>
          </w:rPr>
          <w:delText xml:space="preserve">answerable</w:delText>
        </w:r>
      </w:del>
      <w:ins w:id="4000253" w:author="Manuscript revision" w:date="2026-10-30T21:39:11.430571+00:00">
        <w:r>
          <w:rPr>
            <w:rFonts w:ascii="Arial" w:hAnsi="Arial" w:eastAsia="Arial" w:cs="Arial"/>
            <w:color w:val="000000"/>
          </w:rPr>
          <w:t xml:space="preserve">pairs: 140 direct-article</w:t>
        </w:r>
      </w:ins>
      <w:r>
        <w:rPr>
          <w:rFonts w:ascii="Arial" w:hAnsi="Arial" w:eastAsia="Arial" w:cs="Arial"/>
          <w:color w:val="000000"/>
        </w:rPr>
        <w:t xml:space="preserve"> questions, 20 multi-article or exception questions, and 40 unanswerable or adversarial questions. </w:t>
      </w:r>
      <w:del w:id="4000254" w:author="Manuscript revision" w:date="2026-10-30T21:39:11.430585+00:00">
        <w:r>
          <w:rPr>
            <w:rFonts w:ascii="Arial" w:hAnsi="Arial" w:eastAsia="Arial" w:cs="Arial"/>
            <w:color w:val="000000"/>
          </w:rPr>
          <w:delText xml:space="preserve">The</w:delText>
        </w:r>
      </w:del>
      <w:ins w:id="4000255" w:author="Manuscript revision" w:date="2026-10-30T21:39:11.430595+00:00">
        <w:r>
          <w:rPr>
            <w:rFonts w:ascii="Arial" w:hAnsi="Arial" w:eastAsia="Arial" w:cs="Arial"/>
            <w:color w:val="000000"/>
          </w:rPr>
          <w:t xml:space="preserve">Each</w:t>
        </w:r>
      </w:ins>
      <w:r>
        <w:rPr>
          <w:rFonts w:ascii="Arial" w:hAnsi="Arial" w:eastAsia="Arial" w:cs="Arial"/>
          <w:color w:val="000000"/>
        </w:rPr>
        <w:t xml:space="preserve"> </w:t>
      </w:r>
      <w:del w:id="4000256" w:author="Manuscript revision" w:date="2026-10-30T21:39:11.430608+00:00">
        <w:r>
          <w:rPr>
            <w:rFonts w:ascii="Arial" w:hAnsi="Arial" w:eastAsia="Arial" w:cs="Arial"/>
            <w:color w:val="000000"/>
          </w:rPr>
          <w:delText xml:space="preserve">benchmark</w:delText>
        </w:r>
      </w:del>
      <w:ins w:id="4000257" w:author="Manuscript revision" w:date="2026-10-30T21:39:11.430617+00:00">
        <w:r>
          <w:rPr>
            <w:rFonts w:ascii="Arial" w:hAnsi="Arial" w:eastAsia="Arial" w:cs="Arial"/>
            <w:color w:val="000000"/>
          </w:rPr>
          <w:t xml:space="preserve">language</w:t>
        </w:r>
      </w:ins>
      <w:r>
        <w:rPr>
          <w:rFonts w:ascii="Arial" w:hAnsi="Arial" w:eastAsia="Arial" w:cs="Arial"/>
          <w:color w:val="000000"/>
        </w:rPr>
        <w:t xml:space="preserve"> had 100 </w:t>
      </w:r>
      <w:del w:id="4000258" w:author="Manuscript revision" w:date="2026-10-30T21:39:11.430630+00:00">
        <w:r>
          <w:rPr>
            <w:rFonts w:ascii="Arial" w:hAnsi="Arial" w:eastAsia="Arial" w:cs="Arial"/>
            <w:color w:val="000000"/>
          </w:rPr>
          <w:delText xml:space="preserve">Portuguese</w:delText>
        </w:r>
      </w:del>
      <w:ins w:id="4000259" w:author="Manuscript revision" w:date="2026-10-30T21:39:11.430639+00:00">
        <w:r>
          <w:rPr>
            <w:rFonts w:ascii="Arial" w:hAnsi="Arial" w:eastAsia="Arial" w:cs="Arial"/>
            <w:color w:val="000000"/>
          </w:rPr>
          <w:t xml:space="preserve">rows</w:t>
        </w:r>
      </w:ins>
      <w:r>
        <w:rPr>
          <w:rFonts w:ascii="Arial" w:hAnsi="Arial" w:eastAsia="Arial" w:cs="Arial"/>
          <w:color w:val="000000"/>
        </w:rPr>
        <w:t xml:space="preserve"> </w:t>
      </w:r>
      <w:del w:id="4000260" w:author="Manuscript revision" w:date="2026-10-30T21:39:11.430653+00:00">
        <w:r>
          <w:rPr>
            <w:rFonts w:ascii="Arial" w:hAnsi="Arial" w:eastAsia="Arial" w:cs="Arial"/>
            <w:color w:val="000000"/>
          </w:rPr>
          <w:delText xml:space="preserve">rows</w:delText>
        </w:r>
      </w:del>
      <w:ins w:id="4000261" w:author="Manuscript revision" w:date="2026-10-30T21:39:11.430662+00:00">
        <w:r>
          <w:rPr>
            <w:rFonts w:ascii="Arial" w:hAnsi="Arial" w:eastAsia="Arial" w:cs="Arial"/>
            <w:color w:val="000000"/>
          </w:rPr>
          <w:t xml:space="preserve">(80 answerable</w:t>
        </w:r>
      </w:ins>
      <w:r>
        <w:rPr>
          <w:rFonts w:ascii="Arial" w:hAnsi="Arial" w:eastAsia="Arial" w:cs="Arial"/>
          <w:color w:val="000000"/>
        </w:rPr>
        <w:t xml:space="preserve"> and </w:t>
      </w:r>
      <w:del w:id="4000262" w:author="Manuscript revision" w:date="2026-10-30T21:39:11.430675+00:00">
        <w:r>
          <w:rPr>
            <w:rFonts w:ascii="Arial" w:hAnsi="Arial" w:eastAsia="Arial" w:cs="Arial"/>
            <w:color w:val="000000"/>
          </w:rPr>
          <w:delText xml:space="preserve">100</w:delText>
        </w:r>
      </w:del>
      <w:ins w:id="4000263" w:author="Manuscript revision" w:date="2026-10-30T21:39:11.430684+00:00">
        <w:r>
          <w:rPr>
            <w:rFonts w:ascii="Arial" w:hAnsi="Arial" w:eastAsia="Arial" w:cs="Arial"/>
            <w:color w:val="000000"/>
          </w:rPr>
          <w:t xml:space="preserve">20 unanswerable). This construction total is distinct from the evaluated sample sizes. The initial internal evaluation used 150 rows, comprising 120 answerable and 30 unanswerable questions; its 75</w:t>
        </w:r>
      </w:ins>
      <w:r>
        <w:rPr>
          <w:rFonts w:ascii="Arial" w:hAnsi="Arial" w:eastAsia="Arial" w:cs="Arial"/>
          <w:color w:val="000000"/>
        </w:rPr>
        <w:t xml:space="preserve"> English </w:t>
      </w:r>
      <w:del w:id="4000264" w:author="Manuscript revision" w:date="2026-10-30T21:39:11.430698+00:00">
        <w:r>
          <w:rPr>
            <w:rFonts w:ascii="Arial" w:hAnsi="Arial" w:eastAsia="Arial" w:cs="Arial"/>
            <w:color w:val="000000"/>
          </w:rPr>
          <w:delText xml:space="preserve">rows</w:delText>
        </w:r>
      </w:del>
      <w:ins w:id="4000265" w:author="Manuscript revision" w:date="2026-10-30T21:39:11.430707+00:00">
        <w:r>
          <w:rPr>
            <w:rFonts w:ascii="Arial" w:hAnsi="Arial" w:eastAsia="Arial" w:cs="Arial"/>
            <w:color w:val="000000"/>
          </w:rPr>
          <w:t xml:space="preserve">and</w:t>
        </w:r>
      </w:ins>
      <w:r>
        <w:rPr>
          <w:rFonts w:ascii="Arial" w:hAnsi="Arial" w:eastAsia="Arial" w:cs="Arial"/>
          <w:color w:val="000000"/>
        </w:rPr>
        <w:t xml:space="preserve"> </w:t>
      </w:r>
      <w:del w:id="4000266" w:author="Manuscript revision" w:date="2026-10-30T21:39:11.430720+00:00">
        <w:r>
          <w:rPr>
            <w:rFonts w:ascii="Arial" w:hAnsi="Arial" w:eastAsia="Arial" w:cs="Arial"/>
            <w:color w:val="000000"/>
          </w:rPr>
          <w:delText xml:space="preserve">organized</w:delText>
        </w:r>
      </w:del>
      <w:ins w:id="4000267" w:author="Manuscript revision" w:date="2026-10-30T21:39:11.430729+00:00">
        <w:r>
          <w:rPr>
            <w:rFonts w:ascii="Arial" w:hAnsi="Arial" w:eastAsia="Arial" w:cs="Arial"/>
            <w:color w:val="000000"/>
          </w:rPr>
          <w:t xml:space="preserve">75</w:t>
        </w:r>
      </w:ins>
      <w:r>
        <w:rPr>
          <w:rFonts w:ascii="Arial" w:hAnsi="Arial" w:eastAsia="Arial" w:cs="Arial"/>
          <w:color w:val="000000"/>
        </w:rPr>
        <w:t xml:space="preserve"> </w:t>
      </w:r>
      <w:del w:id="4000268" w:author="Manuscript revision" w:date="2026-10-30T21:39:11.430741+00:00">
        <w:r>
          <w:rPr>
            <w:rFonts w:ascii="Arial" w:hAnsi="Arial" w:eastAsia="Arial" w:cs="Arial"/>
            <w:color w:val="000000"/>
          </w:rPr>
          <w:delText xml:space="preserve">as</w:delText>
        </w:r>
      </w:del>
      <w:ins w:id="4000269" w:author="Manuscript revision" w:date="2026-10-30T21:39:11.430750+00:00">
        <w:r>
          <w:rPr>
            <w:rFonts w:ascii="Arial" w:hAnsi="Arial" w:eastAsia="Arial" w:cs="Arial"/>
            <w:color w:val="000000"/>
          </w:rPr>
          <w:t xml:space="preserve">Portuguese</w:t>
        </w:r>
      </w:ins>
      <w:r>
        <w:rPr>
          <w:rFonts w:ascii="Arial" w:hAnsi="Arial" w:eastAsia="Arial" w:cs="Arial"/>
          <w:color w:val="000000"/>
        </w:rPr>
        <w:t xml:space="preserve"> </w:t>
      </w:r>
      <w:del w:id="4000270" w:author="Manuscript revision" w:date="2026-10-30T21:39:11.430763+00:00">
        <w:r>
          <w:rPr>
            <w:rFonts w:ascii="Arial" w:hAnsi="Arial" w:eastAsia="Arial" w:cs="Arial"/>
            <w:color w:val="000000"/>
          </w:rPr>
          <w:delText xml:space="preserve">bilingual</w:delText>
        </w:r>
      </w:del>
      <w:ins w:id="4000271" w:author="Manuscript revision" w:date="2026-10-30T21:39:11.430771+00:00">
        <w:r>
          <w:rPr>
            <w:rFonts w:ascii="Arial" w:hAnsi="Arial" w:eastAsia="Arial" w:cs="Arial"/>
            <w:color w:val="000000"/>
          </w:rPr>
          <w:t xml:space="preserve">questions</w:t>
        </w:r>
      </w:ins>
      <w:r>
        <w:rPr>
          <w:rFonts w:ascii="Arial" w:hAnsi="Arial" w:eastAsia="Arial" w:cs="Arial"/>
          <w:color w:val="000000"/>
        </w:rPr>
        <w:t xml:space="preserve"> </w:t>
      </w:r>
      <w:del w:id="4000272" w:author="Manuscript revision" w:date="2026-10-30T21:39:11.430785+00:00">
        <w:r>
          <w:rPr>
            <w:rFonts w:ascii="Arial" w:hAnsi="Arial" w:eastAsia="Arial" w:cs="Arial"/>
            <w:color w:val="000000"/>
          </w:rPr>
          <w:delText xml:space="preserve">pairs.</w:delText>
        </w:r>
      </w:del>
      <w:ins w:id="4000273" w:author="Manuscript revision" w:date="2026-10-30T21:39:11.430794+00:00">
        <w:r>
          <w:rPr>
            <w:rFonts w:ascii="Arial" w:hAnsi="Arial" w:eastAsia="Arial" w:cs="Arial"/>
            <w:color w:val="000000"/>
          </w:rPr>
          <w:t xml:space="preserve">were reused in the respective repair stages. Across all six reported stages there were 404 outputs and 254 distinct question IDs, without implying semantic independence of those IDs.</w:t>
        </w:r>
      </w:ins>
      <w:r>
        <w:rPr>
          <w:rFonts w:ascii="Arial" w:hAnsi="Arial" w:eastAsia="Arial" w:cs="Arial"/>
          <w:color w:val="000000"/>
        </w:rPr>
        <w:t xml:space="preserve"> The audit recorded 78 unique gold article citations. </w:t>
      </w:r>
      <w:ins w:id="4000274" w:author="Manuscript revision" w:date="2026-10-30T21:39:11.430809+00:00">
        <w:r>
          <w:rPr>
            <w:rFonts w:ascii="Arial" w:hAnsi="Arial" w:eastAsia="Arial" w:cs="Arial"/>
            <w:color w:val="000000"/>
          </w:rPr>
          <w:t xml:space="preserve">Gold answers cited RDC 9/2015 in 28 of the 200 question rows (14 bilingual pairs), including 18 of the 150 initial evaluation rows. These counts identify exposure to a revoked source, not the number of answers adjudicated incorrect under current law. Figure 2 reports distinct question rows per source; multiple articles from the same regulation in one question count once. </w:t>
        </w:r>
      </w:ins>
      <w:r>
        <w:rPr>
          <w:rFonts w:ascii="Arial" w:hAnsi="Arial" w:eastAsia="Arial" w:cs="Arial"/>
          <w:color w:val="000000"/>
        </w:rPr>
        <w:t xml:space="preserve">Benchmark structure and</w:t>
      </w:r>
      <w:ins w:id="4000275" w:author="Manuscript revision" w:date="2026-10-30T21:39:11.430823+00:00">
        <w:r>
          <w:rPr>
            <w:rFonts w:ascii="Arial" w:hAnsi="Arial" w:eastAsia="Arial" w:cs="Arial"/>
            <w:color w:val="000000"/>
          </w:rPr>
          <w:t xml:space="preserve"> archived</w:t>
        </w:r>
      </w:ins>
      <w:r>
        <w:rPr>
          <w:rFonts w:ascii="Arial" w:hAnsi="Arial" w:eastAsia="Arial" w:cs="Arial"/>
          <w:color w:val="000000"/>
        </w:rPr>
        <w:t xml:space="preserve"> gold source coverage are shown in Figure </w:t>
      </w:r>
      <w:del w:id="4000276" w:author="Manuscript revision" w:date="2026-10-30T21:39:11.430837+00:00">
        <w:r>
          <w:rPr>
            <w:rFonts w:ascii="Arial" w:hAnsi="Arial" w:eastAsia="Arial" w:cs="Arial"/>
            <w:color w:val="000000"/>
          </w:rPr>
          <w:delText xml:space="preserve">2.</w:delText>
        </w:r>
      </w:del>
      <w:ins w:id="4000277" w:author="Manuscript revision" w:date="2026-10-30T21:39:11.430845+00:00">
        <w:r>
          <w:rPr>
            <w:rFonts w:ascii="Arial" w:hAnsi="Arial" w:eastAsia="Arial" w:cs="Arial"/>
            <w:color w:val="000000"/>
          </w:rPr>
          <w:t xml:space="preserve">2; evaluated denominators are provided in Supplementary Table S7.</w:t>
        </w:r>
      </w:ins>
    </w:p>
    <w:p>
      <w:pPr/>
      <w:r>
        <w:rPr>
          <w:rFonts w:ascii="Arial" w:hAnsi="Arial" w:eastAsia="Arial" w:cs="Arial"/>
          <w:color w:val="000000"/>
        </w:rPr>
        <w:t>For answerable questions, the benchmark recorded expected source documents, gold article labels, gold citation labels, expected answer terms, and a short expected answer. For unanswerable questions, the expected behavior was refusal. The benchmark included direct article questions, long-list questions, rule-plus-exception questions, false-premise questions, current operational questions outside the corpus, and adversarial questions that were regulatory in topic but not answerable from the indexed documents.</w:t>
      </w:r>
    </w:p>
    <w:p>
      <w:pPr/>
      <w:r>
        <w:rPr>
          <w:rFonts w:ascii="Arial" w:hAnsi="Arial" w:eastAsia="Arial" w:cs="Arial"/>
          <w:color w:val="000000"/>
        </w:rPr>
        <w:t xml:space="preserve">Automated AI judge and scoring rules. Automated judging was used because an independent two-expert panel was not available. This limits the claim level. The automated judge was used as a structured technical scoring tool, not as an independent regulatory expert. The scoring dimensions followed common RAG-evaluation concepts such as faithfulness or groundedness, context-supported citation, answer completeness, and refusal for insufficient evidence [10,16,17]. The judge received the question, system answer, expected answer, answerability flag, and retrieved evidence. It returned JSON scores from 0 to 1 for four dimensions: faithfulness, citation correctness, completeness, and refusal correctness, plus a short rationale. The exact prompt, model settings, row-level outputs, and stage-level recommendations are provided in Supplementary Data S2.</w:t>
      </w:r>
      <w:ins w:id="310043" w:author="Manuscript revision" w:date="2026-10-24T16:00:00Z">
        <w:r>
          <w:rPr>
            <w:rFonts w:ascii="Arial" w:hAnsi="Arial" w:eastAsia="Arial" w:cs="Arial"/>
            <w:color w:val="000000"/>
          </w:rPr>
          <w:t xml:space="preserve"> The judge was not independent of the answering system: both roles used the same configured Gemini alias. Unrecorded backend versions prevent asserting identical weights across dates, but do not make the judge an external evaluator. Automated scores and same-alias score changes cannot substitute for blinded human adjudication or establish that improvements were caused solely by pipeline changes.</w:t>
        </w:r>
      </w:ins>
    </w:p>
    <w:p>
      <w:pPr/>
      <w:r>
        <w:rPr>
          <w:rFonts w:ascii="Arial" w:hAnsi="Arial" w:eastAsia="Arial" w:cs="Arial"/>
          <w:color w:val="000000"/>
        </w:rPr>
        <w:t>Faithfulness measured whether factual claims were supported by retrieved evidence. Citation correctness measured whether citations existed when an answer was given, referred to retrieved evidence, and supported the associated claim. Article-level citations were accepted when the supporting sentence was within a retrieved cited article; paragraph or item suffixes were not required. Completeness measured whether the answer covered the expected answer's essential information, including material conditions and exceptions. Refusal correctness measured whether an unanswerable question was refused without unsupported content, or whether an answerable question was answered rather than refused.</w:t>
      </w:r>
    </w:p>
    <w:p>
      <w:pPr/>
      <w:r>
        <w:rPr>
          <w:rFonts w:ascii="Arial" w:hAnsi="Arial" w:eastAsia="Arial" w:cs="Arial"/>
          <w:color w:val="000000"/>
        </w:rPr>
        <w:t>The primary reported metrics were continuous means, not binary expert adjudications. For per-question failure review, the code flagged answerable rows as problematic when the retrieved source was missing, article retrieval was incomplete, retrieved term coverage was below 0.50, generated answer-term coverage was below 0.50, citations were absent, cited labels were not among retrieved labels, or refusal occurred for an answerable question. AI-judge faithfulness below 0.80 was flagged as unfaithful. English completeness diagnosis used judge completeness below 0.80 to identify low-completeness rows for repair experiments. These thresholds were operational audit rules, not clinical or regulatory acceptance criteria. The resulting question-level flags are provided with generated answers in Supplementary Data S1 and with judge rationales in Supplementary Data S2.</w:t>
      </w:r>
    </w:p>
    <w:p>
      <w:pPr/>
      <w:r>
        <w:rPr>
          <w:rFonts w:ascii="Arial" w:hAnsi="Arial" w:eastAsia="Arial" w:cs="Arial"/>
          <w:color w:val="000000"/>
        </w:rPr>
        <w:t xml:space="preserve">Evaluation stages and leakage control. Development runs were used to identify and repair failures. </w:t>
      </w:r>
      <w:del w:id="100217" w:author="Manuscript revision" w:date="2026-10-23T16:00:00Z">
        <w:r>
          <w:rPr>
            <w:rFonts w:ascii="Arial" w:hAnsi="Arial" w:eastAsia="Arial" w:cs="Arial"/>
            <w:color w:val="000000"/>
          </w:rPr>
          <w:delText xml:space="preserve">Internal</w:delText>
        </w:r>
      </w:del>
      <w:ins w:id="100218" w:author="Manuscript revision" w:date="2026-10-23T16:00:00Z">
        <w:r>
          <w:rPr>
            <w:rFonts w:ascii="Arial" w:hAnsi="Arial" w:eastAsia="Arial" w:cs="Arial"/>
            <w:color w:val="000000"/>
          </w:rPr>
          <w:t xml:space="preserve">The initial internal evaluation comprised 150 questions (75 English and 75 Portuguese). Subsequent English and Portuguese repair stages reused all 75 questions in their respective language subsets, with identical question IDs and text. Once these questions informed repair, the initial set served as an internal development baseline rather than an independent</w:t>
        </w:r>
      </w:ins>
      <w:r>
        <w:rPr>
          <w:rFonts w:ascii="Arial" w:hAnsi="Arial" w:eastAsia="Arial" w:cs="Arial"/>
          <w:color w:val="000000"/>
        </w:rPr>
        <w:t xml:space="preserve"> held-out </w:t>
      </w:r>
      <w:del w:id="100219" w:author="Manuscript revision" w:date="2026-10-23T16:00:00Z">
        <w:r>
          <w:rPr>
            <w:rFonts w:ascii="Arial" w:hAnsi="Arial" w:eastAsia="Arial" w:cs="Arial"/>
            <w:color w:val="000000"/>
          </w:rPr>
          <w:delText xml:space="preserve">runs</w:delText>
        </w:r>
      </w:del>
      <w:ins w:id="100220" w:author="Manuscript revision" w:date="2026-10-23T16:00:00Z">
        <w:r>
          <w:rPr>
            <w:rFonts w:ascii="Arial" w:hAnsi="Arial" w:eastAsia="Arial" w:cs="Arial"/>
            <w:color w:val="000000"/>
          </w:rPr>
          <w:t xml:space="preserve">test.</w:t>
        </w:r>
      </w:ins>
      <w:r>
        <w:rPr>
          <w:rFonts w:ascii="Arial" w:hAnsi="Arial" w:eastAsia="Arial" w:cs="Arial"/>
          <w:color w:val="000000"/>
        </w:rPr>
        <w:t xml:space="preserve"> </w:t>
      </w:r>
      <w:del w:id="100221" w:author="Manuscript revision" w:date="2026-10-23T16:00:00Z">
        <w:r>
          <w:rPr>
            <w:rFonts w:ascii="Arial" w:hAnsi="Arial" w:eastAsia="Arial" w:cs="Arial"/>
            <w:color w:val="000000"/>
          </w:rPr>
          <w:delText xml:space="preserve">were</w:delText>
        </w:r>
      </w:del>
      <w:ins w:id="100222" w:author="Manuscript revision" w:date="2026-10-23T16:00:00Z">
        <w:r>
          <w:rPr>
            <w:rFonts w:ascii="Arial" w:hAnsi="Arial" w:eastAsia="Arial" w:cs="Arial"/>
            <w:color w:val="000000"/>
          </w:rPr>
          <w:t xml:space="preserve">Scores</w:t>
        </w:r>
      </w:ins>
      <w:r>
        <w:rPr>
          <w:rFonts w:ascii="Arial" w:hAnsi="Arial" w:eastAsia="Arial" w:cs="Arial"/>
          <w:color w:val="000000"/>
        </w:rPr>
        <w:t xml:space="preserve"> </w:t>
      </w:r>
      <w:del w:id="100223" w:author="Manuscript revision" w:date="2026-10-23T16:00:00Z">
        <w:r>
          <w:rPr>
            <w:rFonts w:ascii="Arial" w:hAnsi="Arial" w:eastAsia="Arial" w:cs="Arial"/>
            <w:color w:val="000000"/>
          </w:rPr>
          <w:delText xml:space="preserve">used</w:delText>
        </w:r>
      </w:del>
      <w:ins w:id="100224" w:author="Manuscript revision" w:date="2026-10-23T16:00:00Z">
        <w:r>
          <w:rPr>
            <w:rFonts w:ascii="Arial" w:hAnsi="Arial" w:eastAsia="Arial" w:cs="Arial"/>
            <w:color w:val="000000"/>
          </w:rPr>
          <w:t xml:space="preserve">across</w:t>
        </w:r>
      </w:ins>
      <w:r>
        <w:rPr>
          <w:rFonts w:ascii="Arial" w:hAnsi="Arial" w:eastAsia="Arial" w:cs="Arial"/>
          <w:color w:val="000000"/>
        </w:rPr>
        <w:t xml:space="preserve"> </w:t>
      </w:r>
      <w:del w:id="100225" w:author="Manuscript revision" w:date="2026-10-23T16:00:00Z">
        <w:r>
          <w:rPr>
            <w:rFonts w:ascii="Arial" w:hAnsi="Arial" w:eastAsia="Arial" w:cs="Arial"/>
            <w:color w:val="000000"/>
          </w:rPr>
          <w:delText xml:space="preserve">to</w:delText>
        </w:r>
      </w:del>
      <w:ins w:id="100226" w:author="Manuscript revision" w:date="2026-10-23T16:00:00Z">
        <w:r>
          <w:rPr>
            <w:rFonts w:ascii="Arial" w:hAnsi="Arial" w:eastAsia="Arial" w:cs="Arial"/>
            <w:color w:val="000000"/>
          </w:rPr>
          <w:t xml:space="preserve">these</w:t>
        </w:r>
      </w:ins>
      <w:r>
        <w:rPr>
          <w:rFonts w:ascii="Arial" w:hAnsi="Arial" w:eastAsia="Arial" w:cs="Arial"/>
          <w:color w:val="000000"/>
        </w:rPr>
        <w:t xml:space="preserve"> </w:t>
      </w:r>
      <w:del w:id="100227" w:author="Manuscript revision" w:date="2026-10-23T16:00:00Z">
        <w:r>
          <w:rPr>
            <w:rFonts w:ascii="Arial" w:hAnsi="Arial" w:eastAsia="Arial" w:cs="Arial"/>
            <w:color w:val="000000"/>
          </w:rPr>
          <w:delText xml:space="preserve">check</w:delText>
        </w:r>
      </w:del>
      <w:ins w:id="100228" w:author="Manuscript revision" w:date="2026-10-23T16:00:00Z">
        <w:r>
          <w:rPr>
            <w:rFonts w:ascii="Arial" w:hAnsi="Arial" w:eastAsia="Arial" w:cs="Arial"/>
            <w:color w:val="000000"/>
          </w:rPr>
          <w:t xml:space="preserve">stages</w:t>
        </w:r>
      </w:ins>
      <w:r>
        <w:rPr>
          <w:rFonts w:ascii="Arial" w:hAnsi="Arial" w:eastAsia="Arial" w:cs="Arial"/>
          <w:color w:val="000000"/>
        </w:rPr>
        <w:t xml:space="preserve"> </w:t>
      </w:r>
      <w:del w:id="100229" w:author="Manuscript revision" w:date="2026-10-23T16:00:00Z">
        <w:r>
          <w:rPr>
            <w:rFonts w:ascii="Arial" w:hAnsi="Arial" w:eastAsia="Arial" w:cs="Arial"/>
            <w:color w:val="000000"/>
          </w:rPr>
          <w:delText xml:space="preserve">the</w:delText>
        </w:r>
      </w:del>
      <w:ins w:id="100230" w:author="Manuscript revision" w:date="2026-10-23T16:00:00Z">
        <w:r>
          <w:rPr>
            <w:rFonts w:ascii="Arial" w:hAnsi="Arial" w:eastAsia="Arial" w:cs="Arial"/>
            <w:color w:val="000000"/>
          </w:rPr>
          <w:t xml:space="preserve">describe</w:t>
        </w:r>
      </w:ins>
      <w:r>
        <w:rPr>
          <w:rFonts w:ascii="Arial" w:hAnsi="Arial" w:eastAsia="Arial" w:cs="Arial"/>
          <w:color w:val="000000"/>
        </w:rPr>
        <w:t xml:space="preserve"> </w:t>
      </w:r>
      <w:del w:id="100231" w:author="Manuscript revision" w:date="2026-10-23T16:00:00Z">
        <w:r>
          <w:rPr>
            <w:rFonts w:ascii="Arial" w:hAnsi="Arial" w:eastAsia="Arial" w:cs="Arial"/>
            <w:color w:val="000000"/>
          </w:rPr>
          <w:delText xml:space="preserve">repaired</w:delText>
        </w:r>
      </w:del>
      <w:ins w:id="100232" w:author="Manuscript revision" w:date="2026-10-23T16:00:00Z">
        <w:r>
          <w:rPr>
            <w:rFonts w:ascii="Arial" w:hAnsi="Arial" w:eastAsia="Arial" w:cs="Arial"/>
            <w:color w:val="000000"/>
          </w:rPr>
          <w:t xml:space="preserve">paired,</w:t>
        </w:r>
      </w:ins>
      <w:r>
        <w:rPr>
          <w:rFonts w:ascii="Arial" w:hAnsi="Arial" w:eastAsia="Arial" w:cs="Arial"/>
          <w:color w:val="000000"/>
        </w:rPr>
        <w:t xml:space="preserve"> </w:t>
      </w:r>
      <w:del w:id="100233" w:author="Manuscript revision" w:date="2026-10-23T16:00:00Z">
        <w:r>
          <w:rPr>
            <w:rFonts w:ascii="Arial" w:hAnsi="Arial" w:eastAsia="Arial" w:cs="Arial"/>
            <w:color w:val="000000"/>
          </w:rPr>
          <w:delText xml:space="preserve">system</w:delText>
        </w:r>
      </w:del>
      <w:ins w:id="100234" w:author="Manuscript revision" w:date="2026-10-23T16:00:00Z">
        <w:r>
          <w:rPr>
            <w:rFonts w:ascii="Arial" w:hAnsi="Arial" w:eastAsia="Arial" w:cs="Arial"/>
            <w:color w:val="000000"/>
          </w:rPr>
          <w:t xml:space="preserve">within-language changes</w:t>
        </w:r>
      </w:ins>
      <w:r>
        <w:rPr>
          <w:rFonts w:ascii="Arial" w:hAnsi="Arial" w:eastAsia="Arial" w:cs="Arial"/>
          <w:color w:val="000000"/>
        </w:rPr>
        <w:t xml:space="preserve"> on </w:t>
      </w:r>
      <w:del w:id="100235" w:author="Manuscript revision" w:date="2026-10-23T16:00:00Z">
        <w:r>
          <w:rPr>
            <w:rFonts w:ascii="Arial" w:hAnsi="Arial" w:eastAsia="Arial" w:cs="Arial"/>
            <w:color w:val="000000"/>
          </w:rPr>
          <w:delText xml:space="preserve">the</w:delText>
        </w:r>
      </w:del>
      <w:ins w:id="100236" w:author="Manuscript revision" w:date="2026-10-23T16:00:00Z">
        <w:r>
          <w:rPr>
            <w:rFonts w:ascii="Arial" w:hAnsi="Arial" w:eastAsia="Arial" w:cs="Arial"/>
            <w:color w:val="000000"/>
          </w:rPr>
          <w:t xml:space="preserve">reused</w:t>
        </w:r>
      </w:ins>
      <w:r>
        <w:rPr>
          <w:rFonts w:ascii="Arial" w:hAnsi="Arial" w:eastAsia="Arial" w:cs="Arial"/>
          <w:color w:val="000000"/>
        </w:rPr>
        <w:t xml:space="preserve"> </w:t>
      </w:r>
      <w:del w:id="100237" w:author="Manuscript revision" w:date="2026-10-23T16:00:00Z">
        <w:r>
          <w:rPr>
            <w:rFonts w:ascii="Arial" w:hAnsi="Arial" w:eastAsia="Arial" w:cs="Arial"/>
            <w:color w:val="000000"/>
          </w:rPr>
          <w:delText xml:space="preserve">curated</w:delText>
        </w:r>
      </w:del>
      <w:ins w:id="100238" w:author="Manuscript revision" w:date="2026-10-23T16:00:00Z">
        <w:r>
          <w:rPr>
            <w:rFonts w:ascii="Arial" w:hAnsi="Arial" w:eastAsia="Arial" w:cs="Arial"/>
            <w:color w:val="000000"/>
          </w:rPr>
          <w:t xml:space="preserve">development</w:t>
        </w:r>
      </w:ins>
      <w:r>
        <w:rPr>
          <w:rFonts w:ascii="Arial" w:hAnsi="Arial" w:eastAsia="Arial" w:cs="Arial"/>
          <w:color w:val="000000"/>
        </w:rPr>
        <w:t xml:space="preserve"> </w:t>
      </w:r>
      <w:del w:id="100239" w:author="Manuscript revision" w:date="2026-10-23T16:00:00Z">
        <w:r>
          <w:rPr>
            <w:rFonts w:ascii="Arial" w:hAnsi="Arial" w:eastAsia="Arial" w:cs="Arial"/>
            <w:color w:val="000000"/>
          </w:rPr>
          <w:delText xml:space="preserve">benchmark.</w:delText>
        </w:r>
      </w:del>
      <w:ins w:id="100240" w:author="Manuscript revision" w:date="2026-10-23T16:00:00Z">
        <w:r>
          <w:rPr>
            <w:rFonts w:ascii="Arial" w:hAnsi="Arial" w:eastAsia="Arial" w:cs="Arial"/>
            <w:color w:val="000000"/>
          </w:rPr>
          <w:t xml:space="preserve">questions and do not establish generalization.</w:t>
        </w:r>
      </w:ins>
      <w:r>
        <w:rPr>
          <w:rFonts w:ascii="Arial" w:hAnsi="Arial" w:eastAsia="Arial" w:cs="Arial"/>
          <w:color w:val="000000"/>
        </w:rPr>
        <w:t xml:space="preserve"> When internal results became high, an AI-authored </w:t>
      </w:r>
      <w:del w:id="100241" w:author="Manuscript revision" w:date="2026-10-23T16:00:00Z">
        <w:r>
          <w:rPr>
            <w:rFonts w:ascii="Arial" w:hAnsi="Arial" w:eastAsia="Arial" w:cs="Arial"/>
            <w:color w:val="000000"/>
          </w:rPr>
          <w:delText xml:space="preserve">prospective</w:delText>
        </w:r>
      </w:del>
      <w:ins w:id="100242"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stress test was run once to test whether the internal pattern generalized. </w:t>
      </w:r>
      <w:del w:id="100243" w:author="Manuscript revision" w:date="2026-10-23T16:00:00Z">
        <w:r>
          <w:rPr>
            <w:rFonts w:ascii="Arial" w:hAnsi="Arial" w:eastAsia="Arial" w:cs="Arial"/>
            <w:color w:val="000000"/>
          </w:rPr>
          <w:delText xml:space="preserve">That</w:delText>
        </w:r>
      </w:del>
      <w:ins w:id="100244" w:author="Manuscript revision" w:date="2026-10-23T16:00:00Z">
        <w:r>
          <w:rPr>
            <w:rFonts w:ascii="Arial" w:hAnsi="Arial" w:eastAsia="Arial" w:cs="Arial"/>
            <w:color w:val="000000"/>
          </w:rPr>
          <w:t xml:space="preserve">Findings</w:t>
        </w:r>
      </w:ins>
      <w:r>
        <w:rPr>
          <w:rFonts w:ascii="Arial" w:hAnsi="Arial" w:eastAsia="Arial" w:cs="Arial"/>
          <w:color w:val="000000"/>
        </w:rPr>
        <w:t xml:space="preserve"> </w:t>
      </w:r>
      <w:del w:id="100245" w:author="Manuscript revision" w:date="2026-10-23T16:00:00Z">
        <w:r>
          <w:rPr>
            <w:rFonts w:ascii="Arial" w:hAnsi="Arial" w:eastAsia="Arial" w:cs="Arial"/>
            <w:color w:val="000000"/>
          </w:rPr>
          <w:delText xml:space="preserve">first</w:delText>
        </w:r>
      </w:del>
      <w:ins w:id="100246" w:author="Manuscript revision" w:date="2026-10-23T16:00:00Z">
        <w:r>
          <w:rPr>
            <w:rFonts w:ascii="Arial" w:hAnsi="Arial" w:eastAsia="Arial" w:cs="Arial"/>
            <w:color w:val="000000"/>
          </w:rPr>
          <w:t xml:space="preserve">from</w:t>
        </w:r>
      </w:ins>
      <w:r>
        <w:rPr>
          <w:rFonts w:ascii="Arial" w:hAnsi="Arial" w:eastAsia="Arial" w:cs="Arial"/>
          <w:color w:val="000000"/>
        </w:rPr>
        <w:t xml:space="preserve"> </w:t>
      </w:r>
      <w:del w:id="100247" w:author="Manuscript revision" w:date="2026-10-23T16:00:00Z">
        <w:r>
          <w:rPr>
            <w:rFonts w:ascii="Arial" w:hAnsi="Arial" w:eastAsia="Arial" w:cs="Arial"/>
            <w:color w:val="000000"/>
          </w:rPr>
          <w:delText xml:space="preserve">AI-authored prospective</w:delText>
        </w:r>
      </w:del>
      <w:ins w:id="100248" w:author="Manuscript revision" w:date="2026-10-23T16:00:00Z">
        <w:r>
          <w:rPr>
            <w:rFonts w:ascii="Arial" w:hAnsi="Arial" w:eastAsia="Arial" w:cs="Arial"/>
            <w:color w:val="000000"/>
          </w:rPr>
          <w:t xml:space="preserve">this</w:t>
        </w:r>
      </w:ins>
      <w:r>
        <w:rPr>
          <w:rFonts w:ascii="Arial" w:hAnsi="Arial" w:eastAsia="Arial" w:cs="Arial"/>
          <w:color w:val="000000"/>
        </w:rPr>
        <w:t xml:space="preserve"> stress test </w:t>
      </w:r>
      <w:ins w:id="100249" w:author="Manuscript revision" w:date="2026-10-23T16:00:00Z">
        <w:r>
          <w:rPr>
            <w:rFonts w:ascii="Arial" w:hAnsi="Arial" w:eastAsia="Arial" w:cs="Arial"/>
            <w:color w:val="000000"/>
          </w:rPr>
          <w:t xml:space="preserve">informed subsequent refusal-prompt development. The 24-row calibration set contained three substantively equivalent bilingual question pairs from the 50-row stress test (six rows in each set), covering the current SUSAR notification form, the current medical-device notification fee, and the patient-identification premise. Four additional bilingual pairs had related content but asked narrower or differently framed questions. Different IDs and wording therefore did not establish independence. The later 30-row refusal-focused assessment </w:t>
        </w:r>
      </w:ins>
      <w:r>
        <w:rPr>
          <w:rFonts w:ascii="Arial" w:hAnsi="Arial" w:eastAsia="Arial" w:cs="Arial"/>
          <w:color w:val="000000"/>
        </w:rPr>
        <w:t xml:space="preserve">was </w:t>
      </w:r>
      <w:del w:id="100250" w:author="Manuscript revision" w:date="2026-10-23T16:00:00Z">
        <w:r>
          <w:rPr>
            <w:rFonts w:ascii="Arial" w:hAnsi="Arial" w:eastAsia="Arial" w:cs="Arial"/>
            <w:color w:val="000000"/>
          </w:rPr>
          <w:delText xml:space="preserve">treated</w:delText>
        </w:r>
      </w:del>
      <w:ins w:id="100251" w:author="Manuscript revision" w:date="2026-10-23T16:00:00Z">
        <w:r>
          <w:rPr>
            <w:rFonts w:ascii="Arial" w:hAnsi="Arial" w:eastAsia="Arial" w:cs="Arial"/>
            <w:color w:val="000000"/>
          </w:rPr>
          <w:t xml:space="preserve">conducted after calibration and is interpreted</w:t>
        </w:r>
      </w:ins>
      <w:r>
        <w:rPr>
          <w:rFonts w:ascii="Arial" w:hAnsi="Arial" w:eastAsia="Arial" w:cs="Arial"/>
          <w:color w:val="000000"/>
        </w:rPr>
        <w:t xml:space="preserve"> as </w:t>
      </w:r>
      <w:ins w:id="100252" w:author="Manuscript revision" w:date="2026-10-23T16:00:00Z">
        <w:r>
          <w:rPr>
            <w:rFonts w:ascii="Arial" w:hAnsi="Arial" w:eastAsia="Arial" w:cs="Arial"/>
            <w:color w:val="000000"/>
          </w:rPr>
          <w:t xml:space="preserve">a </w:t>
        </w:r>
      </w:ins>
      <w:r>
        <w:rPr>
          <w:rFonts w:ascii="Arial" w:hAnsi="Arial" w:eastAsia="Arial" w:cs="Arial"/>
          <w:color w:val="000000"/>
        </w:rPr>
        <w:t xml:space="preserve">diagnostic </w:t>
      </w:r>
      <w:del w:id="100253" w:author="Manuscript revision" w:date="2026-10-23T16:00:00Z">
        <w:r>
          <w:rPr>
            <w:rFonts w:ascii="Arial" w:hAnsi="Arial" w:eastAsia="Arial" w:cs="Arial"/>
            <w:color w:val="000000"/>
          </w:rPr>
          <w:delText xml:space="preserve">prospective</w:delText>
        </w:r>
      </w:del>
      <w:ins w:id="100254" w:author="Manuscript revision" w:date="2026-10-23T16:00:00Z">
        <w:r>
          <w:rPr>
            <w:rFonts w:ascii="Arial" w:hAnsi="Arial" w:eastAsia="Arial" w:cs="Arial"/>
            <w:color w:val="000000"/>
          </w:rPr>
          <w:t xml:space="preserve">assessment</w:t>
        </w:r>
      </w:ins>
      <w:r>
        <w:rPr>
          <w:rFonts w:ascii="Arial" w:hAnsi="Arial" w:eastAsia="Arial" w:cs="Arial"/>
          <w:color w:val="000000"/>
        </w:rPr>
        <w:t xml:space="preserve"> </w:t>
      </w:r>
      <w:del w:id="100255" w:author="Manuscript revision" w:date="2026-10-23T16:00:00Z">
        <w:r>
          <w:rPr>
            <w:rFonts w:ascii="Arial" w:hAnsi="Arial" w:eastAsia="Arial" w:cs="Arial"/>
            <w:color w:val="000000"/>
          </w:rPr>
          <w:delText xml:space="preserve">evidence</w:delText>
        </w:r>
      </w:del>
      <w:ins w:id="100256" w:author="Manuscript revision" w:date="2026-10-23T16:00:00Z">
        <w:r>
          <w:rPr>
            <w:rFonts w:ascii="Arial" w:hAnsi="Arial" w:eastAsia="Arial" w:cs="Arial"/>
            <w:color w:val="000000"/>
          </w:rPr>
          <w:t xml:space="preserve">within</w:t>
        </w:r>
      </w:ins>
      <w:r>
        <w:rPr>
          <w:rFonts w:ascii="Arial" w:hAnsi="Arial" w:eastAsia="Arial" w:cs="Arial"/>
          <w:color w:val="000000"/>
        </w:rPr>
        <w:t xml:space="preserve"> </w:t>
      </w:r>
      <w:del w:id="100257" w:author="Manuscript revision" w:date="2026-10-23T16:00:00Z">
        <w:r>
          <w:rPr>
            <w:rFonts w:ascii="Arial" w:hAnsi="Arial" w:eastAsia="Arial" w:cs="Arial"/>
            <w:color w:val="000000"/>
          </w:rPr>
          <w:delText xml:space="preserve">and</w:delText>
        </w:r>
      </w:del>
      <w:ins w:id="100258" w:author="Manuscript revision" w:date="2026-10-23T16:00:00Z">
        <w:r>
          <w:rPr>
            <w:rFonts w:ascii="Arial" w:hAnsi="Arial" w:eastAsia="Arial" w:cs="Arial"/>
            <w:color w:val="000000"/>
          </w:rPr>
          <w:t xml:space="preserve">the</w:t>
        </w:r>
      </w:ins>
      <w:r>
        <w:rPr>
          <w:rFonts w:ascii="Arial" w:hAnsi="Arial" w:eastAsia="Arial" w:cs="Arial"/>
          <w:color w:val="000000"/>
        </w:rPr>
        <w:t xml:space="preserve"> </w:t>
      </w:r>
      <w:del w:id="100259" w:author="Manuscript revision" w:date="2026-10-23T16:00:00Z">
        <w:r>
          <w:rPr>
            <w:rFonts w:ascii="Arial" w:hAnsi="Arial" w:eastAsia="Arial" w:cs="Arial"/>
            <w:color w:val="000000"/>
          </w:rPr>
          <w:delText xml:space="preserve">was</w:delText>
        </w:r>
      </w:del>
      <w:ins w:id="100260" w:author="Manuscript revision" w:date="2026-10-23T16:00:00Z">
        <w:r>
          <w:rPr>
            <w:rFonts w:ascii="Arial" w:hAnsi="Arial" w:eastAsia="Arial" w:cs="Arial"/>
            <w:color w:val="000000"/>
          </w:rPr>
          <w:t xml:space="preserve">same development programme,</w:t>
        </w:r>
      </w:ins>
      <w:r>
        <w:rPr>
          <w:rFonts w:ascii="Arial" w:hAnsi="Arial" w:eastAsia="Arial" w:cs="Arial"/>
          <w:color w:val="000000"/>
        </w:rPr>
        <w:t xml:space="preserve"> not </w:t>
      </w:r>
      <w:del w:id="100261" w:author="Manuscript revision" w:date="2026-10-23T16:00:00Z">
        <w:r>
          <w:rPr>
            <w:rFonts w:ascii="Arial" w:hAnsi="Arial" w:eastAsia="Arial" w:cs="Arial"/>
            <w:color w:val="000000"/>
          </w:rPr>
          <w:delText xml:space="preserve">used</w:delText>
        </w:r>
      </w:del>
      <w:ins w:id="100262" w:author="Manuscript revision" w:date="2026-10-23T16:00:00Z">
        <w:r>
          <w:rPr>
            <w:rFonts w:ascii="Arial" w:hAnsi="Arial" w:eastAsia="Arial" w:cs="Arial"/>
            <w:color w:val="000000"/>
          </w:rPr>
          <w:t xml:space="preserve">independent</w:t>
        </w:r>
      </w:ins>
      <w:r>
        <w:rPr>
          <w:rFonts w:ascii="Arial" w:hAnsi="Arial" w:eastAsia="Arial" w:cs="Arial"/>
          <w:color w:val="000000"/>
        </w:rPr>
        <w:t xml:space="preserve"> </w:t>
      </w:r>
      <w:del w:id="100263" w:author="Manuscript revision" w:date="2026-10-23T16:00:00Z">
        <w:r>
          <w:rPr>
            <w:rFonts w:ascii="Arial" w:hAnsi="Arial" w:eastAsia="Arial" w:cs="Arial"/>
            <w:color w:val="000000"/>
          </w:rPr>
          <w:delText xml:space="preserve">directly for tuning. After it identified refusal calibration as the main weakness, refusal rules were adjusted using a separate development set. A second refusal-focused AI-authored test was then used to evaluate the repair.</w:delText>
        </w:r>
      </w:del>
      <w:ins w:id="100264" w:author="Manuscript revision" w:date="2026-10-23T16:00:00Z">
        <w:r>
          <w:rPr>
            <w:rFonts w:ascii="Arial" w:hAnsi="Arial" w:eastAsia="Arial" w:cs="Arial"/>
            <w:color w:val="000000"/>
          </w:rPr>
          <w:t xml:space="preserve">validation.</w:t>
        </w:r>
      </w:ins>
    </w:p>
    <w:p>
      <w:pPr/>
      <w:r>
        <w:rPr>
          <w:rFonts w:ascii="Arial" w:hAnsi="Arial" w:eastAsia="Arial" w:cs="Arial"/>
          <w:color w:val="000000"/>
        </w:rPr>
        <w:t xml:space="preserve">The first AI-authored </w:t>
      </w:r>
      <w:del w:id="100265" w:author="Manuscript revision" w:date="2026-10-23T16:00:00Z">
        <w:r>
          <w:rPr>
            <w:rFonts w:ascii="Arial" w:hAnsi="Arial" w:eastAsia="Arial" w:cs="Arial"/>
            <w:color w:val="000000"/>
          </w:rPr>
          <w:delText xml:space="preserve">prospective</w:delText>
        </w:r>
      </w:del>
      <w:ins w:id="100266"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stress test contained 50 questions organized as 25 bilingual pairs. It included 40 answerable questions and 10 unanswerable or adversarial questions. The first AI-authored </w:t>
      </w:r>
      <w:del w:id="100267" w:author="Manuscript revision" w:date="2026-10-23T16:00:00Z">
        <w:r>
          <w:rPr>
            <w:rFonts w:ascii="Arial" w:hAnsi="Arial" w:eastAsia="Arial" w:cs="Arial"/>
            <w:color w:val="000000"/>
          </w:rPr>
          <w:delText xml:space="preserve">prospective</w:delText>
        </w:r>
      </w:del>
      <w:ins w:id="100268"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run required artifact recovery after output folders had been moved; a preserved 40-row checkpoint was merged with a regenerated 10-row unanswerable/adversarial block using the same frozen settings. No benchmark, retrieval, prompt, judge, threshold, or result-driven tuning edits were made before that recovery. The refusal-focused AI-authored test contained 30 questions organized as 15 bilingual pairs, with 18 unanswerable questions and 12 answerable controls.</w:t>
      </w:r>
    </w:p>
    <w:p>
      <w:pPr/>
      <w:r>
        <w:rPr>
          <w:rFonts w:ascii="Arial" w:hAnsi="Arial" w:eastAsia="Arial" w:cs="Arial"/>
          <w:color w:val="000000"/>
        </w:rPr>
        <w:t xml:space="preserve">Statistical handling and audit trail. Source-level retrieval was summarized by source hit and source MRR. Article-level retrieval was summarized by Recall@k, Precision@k, MRR@k, and nDCG@k after lowercasing, accent removal, and whitespace normalization of citation labels. For generated answers, the system recorded citation presence, article citation presence, retrieved-citation validity, answer-term coverage, refusal detection, and AI-judge scores. When confidence intervals were reported in supplementary files, pair-clustered percentile bootstrap resampling used bilingual pair ID as the cluster key, 2000 resamples, 95% confidence level, and seed 20260619.</w:t>
      </w:r>
      <w:ins w:id="100269" w:author="Manuscript revision" w:date="2026-10-23T16:00:00Z">
        <w:r>
          <w:rPr>
            <w:rFonts w:ascii="Arial" w:hAnsi="Arial" w:eastAsia="Arial" w:cs="Arial"/>
            <w:color w:val="000000"/>
          </w:rPr>
          <w:t xml:space="preserve"> For the revised abstract and Supplementary Table S8, confidence intervals were recalculated from archived question-level values with the same 2,000-resample method and seed. Both languages of a question pair were retained together; language-specific repair stages retained their evaluated language only. Intervals and denominators use the original answerability labels and remain conditional on those labels, the source snapshot and the automated judge. They do not incorporate uncertainty from label errors, outdated law or judge error. An all-identical set yields a degenerate percentile interval; this does not establish perfect population performance. No confidence interval for a between-set calibration effect is reported because the assessments differ and their development was not independent.</w:t>
        </w:r>
      </w:ins>
    </w:p>
    <w:p>
      <w:pPr/>
      <w:r>
        <w:rPr>
          <w:rFonts w:ascii="Arial" w:hAnsi="Arial" w:eastAsia="Arial" w:cs="Arial"/>
          <w:color w:val="000000"/>
        </w:rPr>
        <w:t>For reproducibility, each evaluation row exported the question ID, pair ID, language, category, answerability flag, gold source documents, gold citations, raw vector candidates, BM25 candidates, fused candidates, final reranked contexts, generated answer, extracted citations, refusal detection, deterministic metrics, AI-judge scores, and judge rationale. The repository also contains manual-review templates. They were retained as audit scaffolds, but they were not completed as a two-expert validation dataset.</w:t>
      </w:r>
    </w:p>
    <w:p>
      <w:pPr/>
      <w:r>
        <w:rPr>
          <w:rFonts w:ascii="Arial" w:hAnsi="Arial" w:eastAsia="Arial" w:cs="Arial"/>
          <w:color w:val="000000"/>
        </w:rPr>
        <w:t xml:space="preserve">Streamlit interface. </w:t>
      </w:r>
      <w:del w:id="4000122" w:author="Manuscript revision" w:date="2026-10-30T21:39:11.183782+00:00">
        <w:r>
          <w:rPr>
            <w:rFonts w:ascii="Arial" w:hAnsi="Arial" w:eastAsia="Arial" w:cs="Arial"/>
            <w:color w:val="000000"/>
          </w:rPr>
          <w:delText xml:space="preserve">A</w:delText>
        </w:r>
      </w:del>
      <w:ins w:id="4000123" w:author="Manuscript revision" w:date="2026-10-30T21:39:11.183793+00:00">
        <w:r>
          <w:rPr>
            <w:rFonts w:ascii="Arial" w:hAnsi="Arial" w:eastAsia="Arial" w:cs="Arial"/>
            <w:color w:val="000000"/>
          </w:rPr>
          <w:t xml:space="preserve">The</w:t>
        </w:r>
      </w:ins>
      <w:r>
        <w:rPr>
          <w:rFonts w:ascii="Arial" w:hAnsi="Arial" w:eastAsia="Arial" w:cs="Arial"/>
          <w:color w:val="000000"/>
        </w:rPr>
        <w:t xml:space="preserve"> </w:t>
      </w:r>
      <w:del w:id="4000124" w:author="Manuscript revision" w:date="2026-10-30T21:39:11.183807+00:00">
        <w:r>
          <w:rPr>
            <w:rFonts w:ascii="Arial" w:hAnsi="Arial" w:eastAsia="Arial" w:cs="Arial"/>
            <w:color w:val="000000"/>
          </w:rPr>
          <w:delText xml:space="preserve">Streamlit</w:delText>
        </w:r>
      </w:del>
      <w:ins w:id="4000125" w:author="Manuscript revision" w:date="2026-10-30T21:39:11.183816+00:00">
        <w:r>
          <w:rPr>
            <w:rFonts w:ascii="Arial" w:hAnsi="Arial" w:eastAsia="Arial" w:cs="Arial"/>
            <w:color w:val="000000"/>
          </w:rPr>
          <w:t xml:space="preserve">local</w:t>
        </w:r>
      </w:ins>
      <w:r>
        <w:rPr>
          <w:rFonts w:ascii="Arial" w:hAnsi="Arial" w:eastAsia="Arial" w:cs="Arial"/>
          <w:color w:val="000000"/>
        </w:rPr>
        <w:t xml:space="preserve"> </w:t>
      </w:r>
      <w:del w:id="4000126" w:author="Manuscript revision" w:date="2026-10-30T21:39:11.183829+00:00">
        <w:r>
          <w:rPr>
            <w:rFonts w:ascii="Arial" w:hAnsi="Arial" w:eastAsia="Arial" w:cs="Arial"/>
            <w:color w:val="000000"/>
          </w:rPr>
          <w:delText xml:space="preserve">interface</w:delText>
        </w:r>
      </w:del>
      <w:ins w:id="4000127" w:author="Manuscript revision" w:date="2026-10-30T21:39:11.183838+00:00">
        <w:r>
          <w:rPr>
            <w:rFonts w:ascii="Arial" w:hAnsi="Arial" w:eastAsia="Arial" w:cs="Arial"/>
            <w:color w:val="000000"/>
          </w:rPr>
          <w:t xml:space="preserve">prototype</w:t>
        </w:r>
      </w:ins>
      <w:r>
        <w:rPr>
          <w:rFonts w:ascii="Arial" w:hAnsi="Arial" w:eastAsia="Arial" w:cs="Arial"/>
          <w:color w:val="000000"/>
        </w:rPr>
        <w:t xml:space="preserve"> </w:t>
      </w:r>
      <w:del w:id="4000128" w:author="Manuscript revision" w:date="2026-10-30T21:39:11.183852+00:00">
        <w:r>
          <w:rPr>
            <w:rFonts w:ascii="Arial" w:hAnsi="Arial" w:eastAsia="Arial" w:cs="Arial"/>
            <w:color w:val="000000"/>
          </w:rPr>
          <w:delText xml:space="preserve">was built as</w:delText>
        </w:r>
      </w:del>
      <w:ins w:id="4000129" w:author="Manuscript revision" w:date="2026-10-30T21:39:11.183862+00:00">
        <w:r>
          <w:rPr>
            <w:rFonts w:ascii="Arial" w:hAnsi="Arial" w:eastAsia="Arial" w:cs="Arial"/>
            <w:color w:val="000000"/>
          </w:rPr>
          <w:t xml:space="preserve">displays</w:t>
        </w:r>
      </w:ins>
      <w:r>
        <w:rPr>
          <w:rFonts w:ascii="Arial" w:hAnsi="Arial" w:eastAsia="Arial" w:cs="Arial"/>
          <w:color w:val="000000"/>
        </w:rPr>
        <w:t xml:space="preserve"> a </w:t>
      </w:r>
      <w:del w:id="4000130" w:author="Manuscript revision" w:date="2026-10-30T21:39:11.183876+00:00">
        <w:r>
          <w:rPr>
            <w:rFonts w:ascii="Arial" w:hAnsi="Arial" w:eastAsia="Arial" w:cs="Arial"/>
            <w:color w:val="000000"/>
          </w:rPr>
          <w:delText xml:space="preserve">local user-facing prototype for interactive </w:delText>
        </w:r>
      </w:del>
      <w:r>
        <w:rPr>
          <w:rFonts w:ascii="Arial" w:hAnsi="Arial" w:eastAsia="Arial" w:cs="Arial"/>
          <w:color w:val="000000"/>
        </w:rPr>
        <w:t xml:space="preserve">question </w:t>
      </w:r>
      <w:del w:id="4000131" w:author="Manuscript revision" w:date="2026-10-30T21:39:11.183890+00:00">
        <w:r>
          <w:rPr>
            <w:rFonts w:ascii="Arial" w:hAnsi="Arial" w:eastAsia="Arial" w:cs="Arial"/>
            <w:color w:val="000000"/>
          </w:rPr>
          <w:delText xml:space="preserve">answering. The app accepted</w:delText>
        </w:r>
      </w:del>
      <w:ins w:id="4000132" w:author="Manuscript revision" w:date="2026-10-30T21:39:11.183899+00:00">
        <w:r>
          <w:rPr>
            <w:rFonts w:ascii="Arial" w:hAnsi="Arial" w:eastAsia="Arial" w:cs="Arial"/>
            <w:color w:val="000000"/>
          </w:rPr>
          <w:t xml:space="preserve">field,</w:t>
        </w:r>
      </w:ins>
      <w:r>
        <w:rPr>
          <w:rFonts w:ascii="Arial" w:hAnsi="Arial" w:eastAsia="Arial" w:cs="Arial"/>
          <w:color w:val="000000"/>
        </w:rPr>
        <w:t xml:space="preserve"> a</w:t>
      </w:r>
      <w:del w:id="4000133" w:author="Manuscript revision" w:date="2026-10-30T21:39:11.183913+00:00">
        <w:r>
          <w:rPr>
            <w:rFonts w:ascii="Arial" w:hAnsi="Arial" w:eastAsia="Arial" w:cs="Arial"/>
            <w:color w:val="000000"/>
          </w:rPr>
          <w:delText xml:space="preserve"> free-text regulatory question, passed it to the same retrieval and answer-generation pipeline used in the scripted evaluation, and displayed the</w:delText>
        </w:r>
      </w:del>
      <w:r>
        <w:rPr>
          <w:rFonts w:ascii="Arial" w:hAnsi="Arial" w:eastAsia="Arial" w:cs="Arial"/>
          <w:color w:val="000000"/>
        </w:rPr>
        <w:t xml:space="preserve"> generated answer </w:t>
      </w:r>
      <w:del w:id="4000134" w:author="Manuscript revision" w:date="2026-10-30T21:39:11.183926+00:00">
        <w:r>
          <w:rPr>
            <w:rFonts w:ascii="Arial" w:hAnsi="Arial" w:eastAsia="Arial" w:cs="Arial"/>
            <w:color w:val="000000"/>
          </w:rPr>
          <w:delText xml:space="preserve">together with</w:delText>
        </w:r>
      </w:del>
      <w:ins w:id="4000135" w:author="Manuscript revision" w:date="2026-10-30T21:39:11.183935+00:00">
        <w:r>
          <w:rPr>
            <w:rFonts w:ascii="Arial" w:hAnsi="Arial" w:eastAsia="Arial" w:cs="Arial"/>
            <w:color w:val="000000"/>
          </w:rPr>
          <w:t xml:space="preserve">and</w:t>
        </w:r>
      </w:ins>
      <w:r>
        <w:rPr>
          <w:rFonts w:ascii="Arial" w:hAnsi="Arial" w:eastAsia="Arial" w:cs="Arial"/>
          <w:color w:val="000000"/>
        </w:rPr>
        <w:t xml:space="preserve"> retrieved </w:t>
      </w:r>
      <w:del w:id="4000136" w:author="Manuscript revision" w:date="2026-10-30T21:39:11.183948+00:00">
        <w:r>
          <w:rPr>
            <w:rFonts w:ascii="Arial" w:hAnsi="Arial" w:eastAsia="Arial" w:cs="Arial"/>
            <w:color w:val="000000"/>
          </w:rPr>
          <w:delText xml:space="preserve">source </w:delText>
        </w:r>
      </w:del>
      <w:r>
        <w:rPr>
          <w:rFonts w:ascii="Arial" w:hAnsi="Arial" w:eastAsia="Arial" w:cs="Arial"/>
          <w:color w:val="000000"/>
        </w:rPr>
        <w:t xml:space="preserve">passages </w:t>
      </w:r>
      <w:del w:id="4000137" w:author="Manuscript revision" w:date="2026-10-30T21:39:11.183964+00:00">
        <w:r>
          <w:rPr>
            <w:rFonts w:ascii="Arial" w:hAnsi="Arial" w:eastAsia="Arial" w:cs="Arial"/>
            <w:color w:val="000000"/>
          </w:rPr>
          <w:delText xml:space="preserve">and article-level</w:delText>
        </w:r>
      </w:del>
      <w:ins w:id="4000138" w:author="Manuscript revision" w:date="2026-10-30T21:39:11.183972+00:00">
        <w:r>
          <w:rPr>
            <w:rFonts w:ascii="Arial" w:hAnsi="Arial" w:eastAsia="Arial" w:cs="Arial"/>
            <w:color w:val="000000"/>
          </w:rPr>
          <w:t xml:space="preserve">with</w:t>
        </w:r>
      </w:ins>
      <w:r>
        <w:rPr>
          <w:rFonts w:ascii="Arial" w:hAnsi="Arial" w:eastAsia="Arial" w:cs="Arial"/>
          <w:color w:val="000000"/>
        </w:rPr>
        <w:t xml:space="preserve"> citation labels. The </w:t>
      </w:r>
      <w:del w:id="4000139" w:author="Manuscript revision" w:date="2026-10-30T21:39:11.183986+00:00">
        <w:r>
          <w:rPr>
            <w:rFonts w:ascii="Arial" w:hAnsi="Arial" w:eastAsia="Arial" w:cs="Arial"/>
            <w:color w:val="000000"/>
          </w:rPr>
          <w:delText xml:space="preserve">interface was used for runtime</w:delText>
        </w:r>
      </w:del>
      <w:ins w:id="4000140" w:author="Manuscript revision" w:date="2026-10-30T21:39:11.183994+00:00">
        <w:r>
          <w:rPr>
            <w:rFonts w:ascii="Arial" w:hAnsi="Arial" w:eastAsia="Arial" w:cs="Arial"/>
            <w:color w:val="000000"/>
          </w:rPr>
          <w:t xml:space="preserve">archived</w:t>
        </w:r>
      </w:ins>
      <w:r>
        <w:rPr>
          <w:rFonts w:ascii="Arial" w:hAnsi="Arial" w:eastAsia="Arial" w:cs="Arial"/>
          <w:color w:val="000000"/>
        </w:rPr>
        <w:t xml:space="preserve"> smoke </w:t>
      </w:r>
      <w:del w:id="4000141" w:author="Manuscript revision" w:date="2026-10-30T21:39:11.184007+00:00">
        <w:r>
          <w:rPr>
            <w:rFonts w:ascii="Arial" w:hAnsi="Arial" w:eastAsia="Arial" w:cs="Arial"/>
            <w:color w:val="000000"/>
          </w:rPr>
          <w:delText xml:space="preserve">testing</w:delText>
        </w:r>
      </w:del>
      <w:ins w:id="4000142" w:author="Manuscript revision" w:date="2026-10-30T21:39:11.184016+00:00">
        <w:r>
          <w:rPr>
            <w:rFonts w:ascii="Arial" w:hAnsi="Arial" w:eastAsia="Arial" w:cs="Arial"/>
            <w:color w:val="000000"/>
          </w:rPr>
          <w:t xml:space="preserve">test answered an English question in Portuguese under a bilingual setting. It therefore documents a language failure</w:t>
        </w:r>
      </w:ins>
      <w:r>
        <w:rPr>
          <w:rFonts w:ascii="Arial" w:hAnsi="Arial" w:eastAsia="Arial" w:cs="Arial"/>
          <w:color w:val="000000"/>
        </w:rPr>
        <w:t xml:space="preserve"> and </w:t>
      </w:r>
      <w:del w:id="4000143" w:author="Manuscript revision" w:date="2026-10-30T21:39:11.184029+00:00">
        <w:r>
          <w:rPr>
            <w:rFonts w:ascii="Arial" w:hAnsi="Arial" w:eastAsia="Arial" w:cs="Arial"/>
            <w:color w:val="000000"/>
          </w:rPr>
          <w:delText xml:space="preserve">demonstration</w:delText>
        </w:r>
      </w:del>
      <w:ins w:id="4000144" w:author="Manuscript revision" w:date="2026-10-30T21:39:11.184038+00:00">
        <w:r>
          <w:rPr>
            <w:rFonts w:ascii="Arial" w:hAnsi="Arial" w:eastAsia="Arial" w:cs="Arial"/>
            <w:color w:val="000000"/>
          </w:rPr>
          <w:t xml:space="preserve">cannot</w:t>
        </w:r>
      </w:ins>
      <w:r>
        <w:rPr>
          <w:rFonts w:ascii="Arial" w:hAnsi="Arial" w:eastAsia="Arial" w:cs="Arial"/>
          <w:color w:val="000000"/>
        </w:rPr>
        <w:t xml:space="preserve"> </w:t>
      </w:r>
      <w:del w:id="4000145" w:author="Manuscript revision" w:date="2026-10-30T21:39:11.184052+00:00">
        <w:r>
          <w:rPr>
            <w:rFonts w:ascii="Arial" w:hAnsi="Arial" w:eastAsia="Arial" w:cs="Arial"/>
            <w:color w:val="000000"/>
          </w:rPr>
          <w:delText xml:space="preserve">of</w:delText>
        </w:r>
      </w:del>
      <w:ins w:id="4000146" w:author="Manuscript revision" w:date="2026-10-30T21:39:11.184061+00:00">
        <w:r>
          <w:rPr>
            <w:rFonts w:ascii="Arial" w:hAnsi="Arial" w:eastAsia="Arial" w:cs="Arial"/>
            <w:color w:val="000000"/>
          </w:rPr>
          <w:t xml:space="preserve">establish bilingual deployment performance or equivalence to</w:t>
        </w:r>
      </w:ins>
      <w:r>
        <w:rPr>
          <w:rFonts w:ascii="Arial" w:hAnsi="Arial" w:eastAsia="Arial" w:cs="Arial"/>
          <w:color w:val="000000"/>
        </w:rPr>
        <w:t xml:space="preserve"> the </w:t>
      </w:r>
      <w:del w:id="4000147" w:author="Manuscript revision" w:date="2026-10-30T21:39:11.184074+00:00">
        <w:r>
          <w:rPr>
            <w:rFonts w:ascii="Arial" w:hAnsi="Arial" w:eastAsia="Arial" w:cs="Arial"/>
            <w:color w:val="000000"/>
          </w:rPr>
          <w:delText xml:space="preserve">intended</w:delText>
        </w:r>
      </w:del>
      <w:ins w:id="4000148" w:author="Manuscript revision" w:date="2026-10-30T21:39:11.184082+00:00">
        <w:r>
          <w:rPr>
            <w:rFonts w:ascii="Arial" w:hAnsi="Arial" w:eastAsia="Arial" w:cs="Arial"/>
            <w:color w:val="000000"/>
          </w:rPr>
          <w:t xml:space="preserve">scripted</w:t>
        </w:r>
      </w:ins>
      <w:r>
        <w:rPr>
          <w:rFonts w:ascii="Arial" w:hAnsi="Arial" w:eastAsia="Arial" w:cs="Arial"/>
          <w:color w:val="000000"/>
        </w:rPr>
        <w:t xml:space="preserve"> </w:t>
      </w:r>
      <w:del w:id="4000149" w:author="Manuscript revision" w:date="2026-10-30T21:39:11.184095+00:00">
        <w:r>
          <w:rPr>
            <w:rFonts w:ascii="Arial" w:hAnsi="Arial" w:eastAsia="Arial" w:cs="Arial"/>
            <w:color w:val="000000"/>
          </w:rPr>
          <w:delText xml:space="preserve">workflow,</w:delText>
        </w:r>
      </w:del>
      <w:ins w:id="4000150" w:author="Manuscript revision" w:date="2026-10-30T21:39:11.184104+00:00">
        <w:r>
          <w:rPr>
            <w:rFonts w:ascii="Arial" w:hAnsi="Arial" w:eastAsia="Arial" w:cs="Arial"/>
            <w:color w:val="000000"/>
          </w:rPr>
          <w:t xml:space="preserve">evaluations. Figure S4 presents an interface schematic based on this display structure,</w:t>
        </w:r>
      </w:ins>
      <w:r>
        <w:rPr>
          <w:rFonts w:ascii="Arial" w:hAnsi="Arial" w:eastAsia="Arial" w:cs="Arial"/>
          <w:color w:val="000000"/>
        </w:rPr>
        <w:t xml:space="preserve"> not </w:t>
      </w:r>
      <w:del w:id="4000151" w:author="Manuscript revision" w:date="2026-10-30T21:39:11.184117+00:00">
        <w:r>
          <w:rPr>
            <w:rFonts w:ascii="Arial" w:hAnsi="Arial" w:eastAsia="Arial" w:cs="Arial"/>
            <w:color w:val="000000"/>
          </w:rPr>
          <w:delText xml:space="preserve">as</w:delText>
        </w:r>
      </w:del>
      <w:ins w:id="4000152" w:author="Manuscript revision" w:date="2026-10-30T21:39:11.184126+00:00">
        <w:r>
          <w:rPr>
            <w:rFonts w:ascii="Arial" w:hAnsi="Arial" w:eastAsia="Arial" w:cs="Arial"/>
            <w:color w:val="000000"/>
          </w:rPr>
          <w:t xml:space="preserve">an altered screenshot or</w:t>
        </w:r>
      </w:ins>
      <w:r>
        <w:rPr>
          <w:rFonts w:ascii="Arial" w:hAnsi="Arial" w:eastAsia="Arial" w:cs="Arial"/>
          <w:color w:val="000000"/>
        </w:rPr>
        <w:t xml:space="preserve"> a separate </w:t>
      </w:r>
      <w:del w:id="4000153" w:author="Manuscript revision" w:date="2026-10-30T21:39:11.184139+00:00">
        <w:r>
          <w:rPr>
            <w:rFonts w:ascii="Arial" w:hAnsi="Arial" w:eastAsia="Arial" w:cs="Arial"/>
            <w:color w:val="000000"/>
          </w:rPr>
          <w:delText xml:space="preserve">evaluation</w:delText>
        </w:r>
      </w:del>
      <w:ins w:id="4000154" w:author="Manuscript revision" w:date="2026-10-30T21:39:11.184149+00:00">
        <w:r>
          <w:rPr>
            <w:rFonts w:ascii="Arial" w:hAnsi="Arial" w:eastAsia="Arial" w:cs="Arial"/>
            <w:color w:val="000000"/>
          </w:rPr>
          <w:t xml:space="preserve">performance</w:t>
        </w:r>
      </w:ins>
      <w:r>
        <w:rPr>
          <w:rFonts w:ascii="Arial" w:hAnsi="Arial" w:eastAsia="Arial" w:cs="Arial"/>
          <w:color w:val="000000"/>
        </w:rPr>
        <w:t xml:space="preserve"> </w:t>
      </w:r>
      <w:del w:id="4000155" w:author="Manuscript revision" w:date="2026-10-30T21:39:11.184163+00:00">
        <w:r>
          <w:rPr>
            <w:rFonts w:ascii="Arial" w:hAnsi="Arial" w:eastAsia="Arial" w:cs="Arial"/>
            <w:color w:val="000000"/>
          </w:rPr>
          <w:delText xml:space="preserve">dataset. A screenshot of a cited answer and retrieved sources is provided as Supplementary Figure 4.</w:delText>
        </w:r>
      </w:del>
      <w:ins w:id="4000156" w:author="Manuscript revision" w:date="2026-10-30T21:39:11.184172+00:00">
        <w:r>
          <w:rPr>
            <w:rFonts w:ascii="Arial" w:hAnsi="Arial" w:eastAsia="Arial" w:cs="Arial"/>
            <w:color w:val="000000"/>
          </w:rPr>
          <w:t xml:space="preserve">test.</w:t>
        </w:r>
      </w:ins>
    </w:p>
    <w:p>
      <w:ins w:id="890000" w:author="Manuscript revision" w:date="2026-10-28T16:00:00Z">
        <w:r>
          <w:rPr>
            <w:rFonts w:ascii="Arial" w:hAnsi="Arial" w:eastAsia="Arial" w:cs="Arial"/>
            <w:color w:val="000000"/>
          </w:rPr>
          <w:t xml:space="preserve">On 26 October 2026, coauthor H.L.R.J. completed author verification of 94 selected historical outputs (93 distinct question IDs; 50 bilingual pair IDs). The selection included all 44 originally unanswerable outputs from the stress, calibration and post-calibration stages, 40 outputs sampled by originally answerable pair ID across the six stages, and ten originally unanswerable internal-baseline outputs. The returned ratings were AI-assisted: a Claude-prepared draft was personally reviewed and approved by the coauthor, as confirmed by the corresponding author. The coauthor had seen some automated scores, reference answers or coordinator information before approval; the planned blinded initial assessment was therefore not achieved. Ratings were frozen before this descriptive comparison. Citation support and completeness were compared with judge passes at the prespecified threshold of 0.80, with 1.00 as a sensitivity check; refusal comparisons were restricted to questions classified as unanswerable by the coauthor. Partly answerable and uncertain cases were reported separately. Exploratory 95% percentile intervals used 10,000 bilingual-pair bootstrap draws, retaining selected languages and stages within each pair. This author review is not independent validation; reconstructed whole-article evidence does not establish faithfulness to the exact original retrieved context. Following corresponding-author adjudication, refusal results were stratified by final archived-corpus answerability. For the small all-pass unanswerable strata, two-sided exact 95% binomial intervals used a bilingual-pair endpoint requiring both language outputs to be appropriate refusals. These intervals assume independent question pairs within each stratum and do not account for review or adjudication bias; they are distinct from the earlier output-mean bootstrap intervals.</w:t>
        </w:r>
      </w:ins>
    </w:p>
    <w:p>
      <w:ins w:id="960000" w:author="Manuscript revision" w:date="2026-10-28T20:00:00Z">
        <w:r>
          <w:rPr>
            <w:rFonts w:ascii="Arial" w:hAnsi="Arial" w:eastAsia="Arial" w:cs="Arial"/>
            <w:color w:val="000000"/>
          </w:rPr>
          <w:t xml:space="preserve">For the four-question mechanism test, the question and final saved prompt were held fixed while contexts used reconstructed original selections, complete Art. 83 siblings, or an appended direct provision (Art. 8 for ethics and Art. 10 for reliance). Requests were randomized with seed 20261028 and three temperature-0.2 repeats; exact prompt-and-repeat duplicates reused responses. No citation repairs, wrapper fallback or automated judge calls were used. All raw responses and resolved model versions were saved. Outcomes were refusal detection, cited negative candidates and AI-assisted inspection of support in the cited selected passages and language compliance. These are diagnostic counts, not validated accuracy estimates.</w:t>
        </w:r>
      </w:ins>
    </w:p>
    <w:p>
      <w:ins w:id="1000000" w:author="Manuscript revision" w:date="2026-10-28T22:00:00Z">
        <w:r>
          <w:rPr>
            <w:rFonts w:ascii="Arial" w:hAnsi="Arial" w:eastAsia="Arial" w:cs="Arial"/>
            <w:color w:val="000000"/>
          </w:rPr>
          <w:t xml:space="preserve">A final bounded ethics-review diagnostic crossed two prompt versions with three evidence conditions: original reconstructed context, appended direct Art. 8, and an unrelated Art. 11 excerpt matched to the direct arm on cl100k_base prompt-token count. The clarified prompt changed only the false-premise rule to recognize an explicit necessary requirement without requiring the proposed substitute to be named verbatim. Both Portuguese reconstructions and three repeats were retained. Thirty-six new randomized calls were combined with 18 exact-prompt saved responses; all used gemini-3.5-flash-lite at temperature 0.2, without automated judging or repairs. Local token matching is a proxy rather than native Gemini length matching. Newly interleaved control arms permit a within-batch prompt comparison; contrasts using the reused original/direct arms also span batches.</w:t>
        </w:r>
      </w:ins>
    </w:p>
    <w:p>
      <w:ins w:id="1200002" w:author="Manuscript revision" w:date="2026-10-28T23:30:00Z">
        <w:r>
          <w:rPr>
            <w:rFonts w:ascii="Arial" w:hAnsi="Arial" w:eastAsia="Arial" w:cs="Arial"/>
            <w:color w:val="000000"/>
          </w:rPr>
          <w:t xml:space="preserve">We subsequently performed 12 individual leave-one-rule-out retrieval contrasts against the full pipeline on the same 160 answerable development questions (80 bilingual pairs), yielding 2,080 question-condition records including baseline. The five reranking query expansions were removed separately; the title-based and named-scope Article 1 branches, two exact-text article anchors, lexical fallback, neighbor injection and citation diversification were also removed separately. Every contrast retained all other rules and the glossary. Full-on rankings matched the saved baseline for every question; exact query/passage score-cache reuse required no new model scoring or external calls. Supplementary audit S21 supplies the protocol, activation counts, question-level changes and paired 95% bootstrap intervals.</w:t>
        </w:r>
      </w:ins>
    </w:p>
    <w:p>
      <w:ins w:id="1300002" w:author="Manuscript revision" w:date="2026-10-28T23:50:00Z">
        <w:r>
          <w:rPr>
            <w:rFonts w:ascii="Arial" w:hAnsi="Arial" w:eastAsia="Arial" w:cs="Arial"/>
            <w:color w:val="000000"/>
          </w:rPr>
          <w:t xml:space="preserve">A paired sibling-context answer diagnostic screened all 160 answerable development questions with the archived conditional expansion rule. Its trigger matched 21 questions, but only 18 questions across 13 bilingual pairs had different answer prompts. Both languages of those pairs were retained, giving 26 question rows. Rankings, glossary, other retrieval rules and the original QA template were fixed; only sibling expansion was toggled. Three repeats per condition used gemini-3.5-flash-lite at temperature 0.2. Exact-prompt unchanged counterparts shared a response per repeat, producing 132 unique generations and 132 automated evaluations for 156 logical condition records. No citation repair, wrapper fallback or normalization was used. The primary endpoint averaged automated completeness over repeats, then over changed languages within each pair, with equal weight for the 13 pairs. Descriptive 95% intervals used 10,000 bilingual-pair bootstrap resamples. Supplementary audit S22 retains the frozen plan, raw responses and all outcomes.</w:t>
        </w:r>
      </w:ins>
    </w:p>
    <w:p>
      <w:ins w:id="1600003" w:author="Manuscript revision" w:date="2026-10-22T10:00:00Z">
        <w:r>
          <w:rPr>
            <w:rFonts w:ascii="Arial" w:hAnsi="Arial" w:eastAsia="Arial" w:cs="Arial"/>
            <w:color w:val="000000"/>
          </w:rPr>
          <w:t xml:space="preserve">On 28 October 2026, coauthor H.L.R.J. personally approved the AI-assisted ratings for all 44 unique first-repeat sibling-test answers after exposure to automated scores and the concealed condition key, as confirmed by the corresponding author. This was unblinded author review. Assessment used the exact selected passages and separately rated evidence sufficiency, completeness of supported information, claim and citation support, justification for refusing unavailable detail, and language. The 44 answers comprise 36 answers for the 18 changed questions and eight shared unchanged counterparts; they do not constitute human review of all 132 unique generations. Howard also reapproved the revised historical 94-row file on 28 October. All original categorical ratings and question and answer text were unchanged; 51 explanations and all reviewer and date fields were updated. The original 26 October review and the submitted files are retained separately. Added regulatory-status statements in the explanations have not been independently verified and do not close the current-law audit.</w:t>
        </w:r>
      </w:ins>
    </w:p>
    <w:p>
      <w:pPr/>
      <w:ins w:id="4000208" w:author="Manuscript revision" w:date="2026-10-30T21:39:11.191703+00:00">
        <w:r>
          <w:rPr>
            <w:rFonts w:ascii="Arial" w:hAnsi="Arial" w:eastAsia="Arial" w:cs="Arial"/>
            <w:color w:val="000000"/>
          </w:rPr>
          <w:t xml:space="preserve">Frozen author-led assessment. Twenty bilingual pairs (40 questions: 12 answerable, four partly answerable and four unanswerable pairs) and their references, source scope and scoring plan were frozen before generation on 30 October 2026. The original six-document index and prompt produced one answer per question with gemini-3.5-flash-lite at temperature 0.2, without retries, repairs or new automated judging. Coauthor H.L.R.J. rated every answer against the exact selected passages and frozen reference. His confirmed review date was 30 October; the uploaded date of 29 October is preserved with a separate correction record. He reported no exposure to automated scores for this run. The primary endpoint required both languages of a pair to meet the prespecified category rules, including correct response language. Partly answerable questions additionally required supported information and explicit identification of the unavailable detail. Exact two-sided 95% binomial intervals were calculated at pair level. Unanswerable rows had no supported-content completeness endpoint; their raw Yes/Sufficient entries were treated as not applicable for derived completeness and retrieval summaries. The questions were AI-authored after earlier benchmark exposure and coauthor-approved, so this is reference-informed author-led assessment, not independent external validation.</w:t>
        </w:r>
      </w:ins>
    </w:p>
    <w:p>
      <w:ins w:id="7000000" w:author="Manuscript revision" w:date="2026-10-30T22:16:17.383788+00:00">
        <w:r>
          <w:rPr>
            <w:rFonts w:ascii="Arial" w:hAnsi="Arial" w:eastAsia="Arial" w:cs="Arial"/>
            <w:color w:val="000000"/>
          </w:rPr>
          <w:t xml:space="preserve">Exploratory partial-answer prompt comparison. After inspecting the frozen-test failures, we selected all eight partly answerable questions and eight answerable plus four unanswerable controls (20 questions in ten bilingual pairs). Each question received one newly generated answer under each of two prompts, for 40 calls. Only rules 5 and 6 changed: the revised prompt permitted supported requested information with an explicit statement of the unavailable detail. Exact passages, questions, other rules, model and temperature were held fixed. The run used gemini-3.5-flash-lite at temperature 0.2, randomized interleaved order with seed 20261030, and no repairs or external judge calls. Outcomes were inspected locally with AI assistance against exact passages and frozen references, without new human ratings. This is a selected development diagnostic with one repeat per condition, not independent validation; S33 retains the protocol, outputs and adverse findings.</w:t>
        </w:r>
      </w:ins>
    </w:p>
    <w:p>
      <w:pPr>
        <w:pStyle w:val="Heading1"/>
      </w:pPr>
      <w:r>
        <w:rPr>
          <w:rFonts w:ascii="Arial" w:hAnsi="Arial" w:eastAsia="Arial" w:cs="Arial"/>
          <w:color w:val="000000"/>
        </w:rPr>
        <w:t>Results</w:t>
      </w:r>
    </w:p>
    <w:p>
      <w:pPr>
        <w:pStyle w:val="Heading2"/>
      </w:pPr>
      <w:r>
        <w:rPr>
          <w:rFonts w:ascii="Arial" w:hAnsi="Arial" w:eastAsia="Arial" w:cs="Arial"/>
          <w:color w:val="000000"/>
        </w:rPr>
        <w:t>Corpus and benchmark construction</w:t>
      </w:r>
    </w:p>
    <w:p>
      <w:pPr/>
      <w:r>
        <w:rPr>
          <w:rFonts w:ascii="Arial" w:hAnsi="Arial" w:eastAsia="Arial" w:cs="Arial"/>
          <w:color w:val="000000"/>
        </w:rPr>
        <w:t xml:space="preserve">The final index contained six ANVISA documents, 382 detected regulatory articles, and 481 article-level chunks (Figure 1). Most articles were short enough to be represented by one chunk. Long articles were split with overlap to preserve continuity. This mattered because regulatory questions often ask for all items in an article or for a condition that appears after the main rule.</w:t>
      </w:r>
      <w:ins w:id="4000278" w:author="Manuscript revision" w:date="2026-10-30T21:39:11.432503+00:00">
        <w:r>
          <w:rPr>
            <w:rFonts w:ascii="Arial" w:hAnsi="Arial" w:eastAsia="Arial" w:cs="Arial"/>
            <w:color w:val="000000"/>
          </w:rPr>
          <w:t xml:space="preserve"> In the retrospective truncation sensitivity analysis, full-coverage window pooling increased mean dense article Recall@5 from 0.2969 to 0.3031. Hybrid candidate Recall@5 changed from 0.4625 to 0.4781 (paired difference 0.0156; 95% interval −0.0125 to 0.0438), with 4 questions improving and 2 worsening. Hybrid candidate Recall@100 remained 0.8625 overall, with one gain and one loss. With English glossary expansion, hybrid candidate Recall@5 changed from 0.5563 to 0.5625 (difference 0.0063; interval −0.0188 to 0.0313). These candidate-stage findings did not establish a consistent overall benefit and are not the final reranked retrieval metrics. Supplementary audit S11 addendum reports all conditions, regressions and uncertainty. A targeted follow-up applied the unchanged cross-encoder, anchor rules and context expansion to all 30 affected-gold questions and 20 seeded gold-unaffected controls (25 bilingual pairs). Final answer prompts changed in 6/30 affected questions and 4/20 controls. Final article Recall@5 in the affected stratum changed from 0.8000 to 0.8333 (one gain, no losses), while controls remained at 0.8000. The other 40 prompts were byte-identical across conditions. The three-repeat paired answer pilot was completed on 25 to 26 October 2026: 300 answers and 300 automated evaluations were obtained for the 50 questions. Mean automated completeness in the 30 affected-gold questions changed from 0.5900 to 0.6167 (paired difference +0.0267; 95% interval -0.0267 to +0.0989); controls changed from 0.7983 to 0.8133 (paired difference +0.0150; 95% interval -0.0150 to +0.0600). The interval spans zero, so this pilot does not demonstrate a consistent completeness improvement. Affected-question means improved in 2 questions, worsened in 3 and were unchanged in 25. Across the 40 questions with identical prompts, completeness changed from 0.7117 to 0.7200 (paired difference +0.0083; 95% interval -0.0175 to +0.0390), showing that between-condition score differences can occur without a context change. These results remain conditional on the archived gold and same-model automated judge; no human verification or current-law validation is claimed. Supplementary audit S11 answer addendum retains all outcomes, regressions and failures.</w:t>
        </w:r>
      </w:ins>
    </w:p>
    <w:p>
      <w:ins w:id="560017" w:author="Manuscript revision" w:date="2026-10-26T19:00:00Z">
        <w:r>
          <w:rPr>
            <w:rFonts w:ascii="Arial" w:hAnsi="Arial" w:eastAsia="Arial" w:cs="Arial"/>
            <w:color w:val="000000"/>
          </w:rPr>
          <w:t xml:space="preserve">A post hoc mechanism audit of the ten changed contexts found five questions with byte-identical gold-labelled passages retained and automated completeness 1.000 in both conditions, three with the gold label absent and refusals in both conditions, one retrieval-associated gain (DIRECT_37_EN), and one decline from a generic statement to refusal (DIRECT_33_EN). In the latter case, the revalidation gold article was absent in both conditions; a newly retrieved registration article does not establish that the refusal was inappropriate. Across 58 groups of byte-identical judge prompts (189 evaluations), five groups produced different numerical scores: two differed in completeness and three in citation correctness. All used temperature zero and returned the same modelVersion. This confirms observed scoring variability on fixed inputs without identifying its cause or estimating a population error rate. The primary paired result is retained unchanged; Supplementary audit S11 mechanism addendum reports the cases and influence checks.</w:t>
        </w:r>
      </w:ins>
    </w:p>
    <w:p>
      <w:pPr/>
      <w:r>
        <w:rPr>
          <w:rFonts w:ascii="Arial" w:hAnsi="Arial" w:eastAsia="Arial" w:cs="Arial"/>
          <w:color w:val="000000"/>
        </w:rPr>
        <w:t xml:space="preserve">The 200-question benchmark was balanced by language and included the intended mix of regulatory question types (Figure 2). Gold evidence covered 78 unique article citations. </w:t>
      </w:r>
      <w:ins w:id="100271" w:author="Manuscript revision" w:date="2026-10-23T16:00:00Z">
        <w:r>
          <w:rPr>
            <w:rFonts w:ascii="Arial" w:hAnsi="Arial" w:eastAsia="Arial" w:cs="Arial"/>
            <w:color w:val="000000"/>
          </w:rPr>
          <w:t xml:space="preserve">Distinct question-row counts were 28 each for RDC 9/2015, RDC 55/2010, RDC 751/2022 and RDC 406/2020, 26 for RDC 945/2024, and 22 for IN 338/2024. A question may cite more than one regulation. </w:t>
        </w:r>
      </w:ins>
      <w:r>
        <w:rPr>
          <w:rFonts w:ascii="Arial" w:hAnsi="Arial" w:eastAsia="Arial" w:cs="Arial"/>
          <w:color w:val="000000"/>
        </w:rPr>
        <w:t xml:space="preserve">The</w:t>
      </w:r>
      <w:ins w:id="100272" w:author="Manuscript revision" w:date="2026-10-23T16:00:00Z">
        <w:r>
          <w:rPr>
            <w:rFonts w:ascii="Arial" w:hAnsi="Arial" w:eastAsia="Arial" w:cs="Arial"/>
            <w:color w:val="000000"/>
          </w:rPr>
          <w:t xml:space="preserve"> original plotting input counted</w:t>
        </w:r>
      </w:ins>
      <w:r>
        <w:rPr>
          <w:rFonts w:ascii="Arial" w:hAnsi="Arial" w:eastAsia="Arial" w:cs="Arial"/>
          <w:color w:val="000000"/>
        </w:rPr>
        <w:t xml:space="preserve"> source </w:t>
      </w:r>
      <w:del w:id="100273" w:author="Manuscript revision" w:date="2026-10-23T16:00:00Z">
        <w:r>
          <w:rPr>
            <w:rFonts w:ascii="Arial" w:hAnsi="Arial" w:eastAsia="Arial" w:cs="Arial"/>
            <w:color w:val="000000"/>
          </w:rPr>
          <w:delText xml:space="preserve">coverage</w:delText>
        </w:r>
      </w:del>
      <w:ins w:id="100274" w:author="Manuscript revision" w:date="2026-10-23T16:00:00Z">
        <w:r>
          <w:rPr>
            <w:rFonts w:ascii="Arial" w:hAnsi="Arial" w:eastAsia="Arial" w:cs="Arial"/>
            <w:color w:val="000000"/>
          </w:rPr>
          <w:t xml:space="preserve">entries</w:t>
        </w:r>
      </w:ins>
      <w:r>
        <w:rPr>
          <w:rFonts w:ascii="Arial" w:hAnsi="Arial" w:eastAsia="Arial" w:cs="Arial"/>
          <w:color w:val="000000"/>
        </w:rPr>
        <w:t xml:space="preserve"> </w:t>
      </w:r>
      <w:del w:id="100275" w:author="Manuscript revision" w:date="2026-10-23T16:00:00Z">
        <w:r>
          <w:rPr>
            <w:rFonts w:ascii="Arial" w:hAnsi="Arial" w:eastAsia="Arial" w:cs="Arial"/>
            <w:color w:val="000000"/>
          </w:rPr>
          <w:delText xml:space="preserve">was</w:delText>
        </w:r>
      </w:del>
      <w:ins w:id="100276" w:author="Manuscript revision" w:date="2026-10-23T16:00:00Z">
        <w:r>
          <w:rPr>
            <w:rFonts w:ascii="Arial" w:hAnsi="Arial" w:eastAsia="Arial" w:cs="Arial"/>
            <w:color w:val="000000"/>
          </w:rPr>
          <w:t xml:space="preserve">within</w:t>
        </w:r>
      </w:ins>
      <w:r>
        <w:rPr>
          <w:rFonts w:ascii="Arial" w:hAnsi="Arial" w:eastAsia="Arial" w:cs="Arial"/>
          <w:color w:val="000000"/>
        </w:rPr>
        <w:t xml:space="preserve"> </w:t>
      </w:r>
      <w:del w:id="100277" w:author="Manuscript revision" w:date="2026-10-23T16:00:00Z">
        <w:r>
          <w:rPr>
            <w:rFonts w:ascii="Arial" w:hAnsi="Arial" w:eastAsia="Arial" w:cs="Arial"/>
            <w:color w:val="000000"/>
          </w:rPr>
          <w:delText xml:space="preserve">distributed</w:delText>
        </w:r>
      </w:del>
      <w:ins w:id="100278" w:author="Manuscript revision" w:date="2026-10-23T16:00:00Z">
        <w:r>
          <w:rPr>
            <w:rFonts w:ascii="Arial" w:hAnsi="Arial" w:eastAsia="Arial" w:cs="Arial"/>
            <w:color w:val="000000"/>
          </w:rPr>
          <w:t xml:space="preserve">questions</w:t>
        </w:r>
      </w:ins>
      <w:r>
        <w:rPr>
          <w:rFonts w:ascii="Arial" w:hAnsi="Arial" w:eastAsia="Arial" w:cs="Arial"/>
          <w:color w:val="000000"/>
        </w:rPr>
        <w:t xml:space="preserve"> </w:t>
      </w:r>
      <w:del w:id="100279" w:author="Manuscript revision" w:date="2026-10-23T16:00:00Z">
        <w:r>
          <w:rPr>
            <w:rFonts w:ascii="Arial" w:hAnsi="Arial" w:eastAsia="Arial" w:cs="Arial"/>
            <w:color w:val="000000"/>
          </w:rPr>
          <w:delText xml:space="preserve">across</w:delText>
        </w:r>
      </w:del>
      <w:ins w:id="100280" w:author="Manuscript revision" w:date="2026-10-23T16:00:00Z">
        <w:r>
          <w:rPr>
            <w:rFonts w:ascii="Arial" w:hAnsi="Arial" w:eastAsia="Arial" w:cs="Arial"/>
            <w:color w:val="000000"/>
          </w:rPr>
          <w:t xml:space="preserve">(30 rather than 28 for each of</w:t>
        </w:r>
      </w:ins>
      <w:r>
        <w:rPr>
          <w:rFonts w:ascii="Arial" w:hAnsi="Arial" w:eastAsia="Arial" w:cs="Arial"/>
          <w:color w:val="000000"/>
        </w:rPr>
        <w:t xml:space="preserve"> the </w:t>
      </w:r>
      <w:del w:id="100281" w:author="Manuscript revision" w:date="2026-10-23T16:00:00Z">
        <w:r>
          <w:rPr>
            <w:rFonts w:ascii="Arial" w:hAnsi="Arial" w:eastAsia="Arial" w:cs="Arial"/>
            <w:color w:val="000000"/>
          </w:rPr>
          <w:delText xml:space="preserve">six</w:delText>
        </w:r>
      </w:del>
      <w:ins w:id="100282" w:author="Manuscript revision" w:date="2026-10-23T16:00:00Z">
        <w:r>
          <w:rPr>
            <w:rFonts w:ascii="Arial" w:hAnsi="Arial" w:eastAsia="Arial" w:cs="Arial"/>
            <w:color w:val="000000"/>
          </w:rPr>
          <w:t xml:space="preserve">first</w:t>
        </w:r>
      </w:ins>
      <w:r>
        <w:rPr>
          <w:rFonts w:ascii="Arial" w:hAnsi="Arial" w:eastAsia="Arial" w:cs="Arial"/>
          <w:color w:val="000000"/>
        </w:rPr>
        <w:t xml:space="preserve"> </w:t>
      </w:r>
      <w:del w:id="100283" w:author="Manuscript revision" w:date="2026-10-23T16:00:00Z">
        <w:r>
          <w:rPr>
            <w:rFonts w:ascii="Arial" w:hAnsi="Arial" w:eastAsia="Arial" w:cs="Arial"/>
            <w:color w:val="000000"/>
          </w:rPr>
          <w:delText xml:space="preserve">regulations,</w:delText>
        </w:r>
      </w:del>
      <w:ins w:id="100284" w:author="Manuscript revision" w:date="2026-10-23T16:00:00Z">
        <w:r>
          <w:rPr>
            <w:rFonts w:ascii="Arial" w:hAnsi="Arial" w:eastAsia="Arial" w:cs="Arial"/>
            <w:color w:val="000000"/>
          </w:rPr>
          <w:t xml:space="preserve">four</w:t>
        </w:r>
      </w:ins>
      <w:r>
        <w:rPr>
          <w:rFonts w:ascii="Arial" w:hAnsi="Arial" w:eastAsia="Arial" w:cs="Arial"/>
          <w:color w:val="000000"/>
        </w:rPr>
        <w:t xml:space="preserve"> </w:t>
      </w:r>
      <w:del w:id="100285" w:author="Manuscript revision" w:date="2026-10-23T16:00:00Z">
        <w:r>
          <w:rPr>
            <w:rFonts w:ascii="Arial" w:hAnsi="Arial" w:eastAsia="Arial" w:cs="Arial"/>
            <w:color w:val="000000"/>
          </w:rPr>
          <w:delText xml:space="preserve">including</w:delText>
        </w:r>
      </w:del>
      <w:ins w:id="100286" w:author="Manuscript revision" w:date="2026-10-23T16:00:00Z">
        <w:r>
          <w:rPr>
            <w:rFonts w:ascii="Arial" w:hAnsi="Arial" w:eastAsia="Arial" w:cs="Arial"/>
            <w:color w:val="000000"/>
          </w:rPr>
          <w:t xml:space="preserve">regulations);</w:t>
        </w:r>
      </w:ins>
      <w:r>
        <w:rPr>
          <w:rFonts w:ascii="Arial" w:hAnsi="Arial" w:eastAsia="Arial" w:cs="Arial"/>
          <w:color w:val="000000"/>
        </w:rPr>
        <w:t xml:space="preserve"> </w:t>
      </w:r>
      <w:del w:id="100287" w:author="Manuscript revision" w:date="2026-10-23T16:00:00Z">
        <w:r>
          <w:rPr>
            <w:rFonts w:ascii="Arial" w:hAnsi="Arial" w:eastAsia="Arial" w:cs="Arial"/>
            <w:color w:val="000000"/>
          </w:rPr>
          <w:delText xml:space="preserve">clinical-trial,</w:delText>
        </w:r>
      </w:del>
      <w:ins w:id="100288" w:author="Manuscript revision" w:date="2026-10-23T16:00:00Z">
        <w:r>
          <w:rPr>
            <w:rFonts w:ascii="Arial" w:hAnsi="Arial" w:eastAsia="Arial" w:cs="Arial"/>
            <w:color w:val="000000"/>
          </w:rPr>
          <w:t xml:space="preserve">the</w:t>
        </w:r>
      </w:ins>
      <w:r>
        <w:rPr>
          <w:rFonts w:ascii="Arial" w:hAnsi="Arial" w:eastAsia="Arial" w:cs="Arial"/>
          <w:color w:val="000000"/>
        </w:rPr>
        <w:t xml:space="preserve"> </w:t>
      </w:r>
      <w:del w:id="100289" w:author="Manuscript revision" w:date="2026-10-23T16:00:00Z">
        <w:r>
          <w:rPr>
            <w:rFonts w:ascii="Arial" w:hAnsi="Arial" w:eastAsia="Arial" w:cs="Arial"/>
            <w:color w:val="000000"/>
          </w:rPr>
          <w:delText xml:space="preserve">pharmacovigilance,</w:delText>
        </w:r>
      </w:del>
      <w:ins w:id="100290" w:author="Manuscript revision" w:date="2026-10-23T16:00:00Z">
        <w:r>
          <w:rPr>
            <w:rFonts w:ascii="Arial" w:hAnsi="Arial" w:eastAsia="Arial" w:cs="Arial"/>
            <w:color w:val="000000"/>
          </w:rPr>
          <w:t xml:space="preserve">revised</w:t>
        </w:r>
      </w:ins>
      <w:r>
        <w:rPr>
          <w:rFonts w:ascii="Arial" w:hAnsi="Arial" w:eastAsia="Arial" w:cs="Arial"/>
          <w:color w:val="000000"/>
        </w:rPr>
        <w:t xml:space="preserve"> </w:t>
      </w:r>
      <w:del w:id="100291" w:author="Manuscript revision" w:date="2026-10-23T16:00:00Z">
        <w:r>
          <w:rPr>
            <w:rFonts w:ascii="Arial" w:hAnsi="Arial" w:eastAsia="Arial" w:cs="Arial"/>
            <w:color w:val="000000"/>
          </w:rPr>
          <w:delText xml:space="preserve">biological-product,</w:delText>
        </w:r>
      </w:del>
      <w:ins w:id="100292" w:author="Manuscript revision" w:date="2026-10-23T16:00:00Z">
        <w:r>
          <w:rPr>
            <w:rFonts w:ascii="Arial" w:hAnsi="Arial" w:eastAsia="Arial" w:cs="Arial"/>
            <w:color w:val="000000"/>
          </w:rPr>
          <w:t xml:space="preserve">figure</w:t>
        </w:r>
      </w:ins>
      <w:r>
        <w:rPr>
          <w:rFonts w:ascii="Arial" w:hAnsi="Arial" w:eastAsia="Arial" w:cs="Arial"/>
          <w:color w:val="000000"/>
        </w:rPr>
        <w:t xml:space="preserve"> </w:t>
      </w:r>
      <w:del w:id="100293" w:author="Manuscript revision" w:date="2026-10-23T16:00:00Z">
        <w:r>
          <w:rPr>
            <w:rFonts w:ascii="Arial" w:hAnsi="Arial" w:eastAsia="Arial" w:cs="Arial"/>
            <w:color w:val="000000"/>
          </w:rPr>
          <w:delText xml:space="preserve">medical-device,</w:delText>
        </w:r>
      </w:del>
      <w:ins w:id="100294" w:author="Manuscript revision" w:date="2026-10-23T16:00:00Z">
        <w:r>
          <w:rPr>
            <w:rFonts w:ascii="Arial" w:hAnsi="Arial" w:eastAsia="Arial" w:cs="Arial"/>
            <w:color w:val="000000"/>
          </w:rPr>
          <w:t xml:space="preserve">removes these within-question duplicates. Coverage describes the archived benchmark</w:t>
        </w:r>
      </w:ins>
      <w:r>
        <w:rPr>
          <w:rFonts w:ascii="Arial" w:hAnsi="Arial" w:eastAsia="Arial" w:cs="Arial"/>
          <w:color w:val="000000"/>
        </w:rPr>
        <w:t xml:space="preserve"> and </w:t>
      </w:r>
      <w:del w:id="100295" w:author="Manuscript revision" w:date="2026-10-23T16:00:00Z">
        <w:r>
          <w:rPr>
            <w:rFonts w:ascii="Arial" w:hAnsi="Arial" w:eastAsia="Arial" w:cs="Arial"/>
            <w:color w:val="000000"/>
          </w:rPr>
          <w:delText xml:space="preserve">reliance</w:delText>
        </w:r>
      </w:del>
      <w:ins w:id="100296" w:author="Manuscript revision" w:date="2026-10-23T16:00:00Z">
        <w:r>
          <w:rPr>
            <w:rFonts w:ascii="Arial" w:hAnsi="Arial" w:eastAsia="Arial" w:cs="Arial"/>
            <w:color w:val="000000"/>
          </w:rPr>
          <w:t xml:space="preserve">does</w:t>
        </w:r>
      </w:ins>
      <w:r>
        <w:rPr>
          <w:rFonts w:ascii="Arial" w:hAnsi="Arial" w:eastAsia="Arial" w:cs="Arial"/>
          <w:color w:val="000000"/>
        </w:rPr>
        <w:t xml:space="preserve"> </w:t>
      </w:r>
      <w:del w:id="100297" w:author="Manuscript revision" w:date="2026-10-23T16:00:00Z">
        <w:r>
          <w:rPr>
            <w:rFonts w:ascii="Arial" w:hAnsi="Arial" w:eastAsia="Arial" w:cs="Arial"/>
            <w:color w:val="000000"/>
          </w:rPr>
          <w:delText xml:space="preserve">questions.</w:delText>
        </w:r>
      </w:del>
      <w:ins w:id="100298" w:author="Manuscript revision" w:date="2026-10-23T16:00:00Z">
        <w:r>
          <w:rPr>
            <w:rFonts w:ascii="Arial" w:hAnsi="Arial" w:eastAsia="Arial" w:cs="Arial"/>
            <w:color w:val="000000"/>
          </w:rPr>
          <w:t xml:space="preserve">not establish regulatory validity, particularly for revoked RDC 9/2015.</w:t>
        </w:r>
      </w:ins>
      <w:r>
        <w:rPr>
          <w:rFonts w:ascii="Arial" w:hAnsi="Arial" w:eastAsia="Arial" w:cs="Arial"/>
          <w:color w:val="000000"/>
        </w:rPr>
        <w:t xml:space="preserve"> This structure was important because high performance on direct clinical-trial questions alone would not show whether the system handled rule-plus-exception or refusal boundaries.</w:t>
      </w:r>
    </w:p>
    <w:p>
      <w:pPr>
        <w:pStyle w:val="Heading2"/>
      </w:pPr>
      <w:ins w:id="360001" w:author="Manuscript revision" w:date="2026-10-25T21:00:00Z">
        <w:r>
          <w:rPr>
            <w:rFonts w:ascii="Arial" w:hAnsi="Arial" w:eastAsia="Arial" w:cs="Arial"/>
            <w:color w:val="000000"/>
          </w:rPr>
          <w:t xml:space="preserve">Retrieval baselines and component ablations</w:t>
        </w:r>
      </w:ins>
    </w:p>
    <w:p>
      <w:pPr/>
      <w:ins w:id="360002" w:author="Manuscript revision" w:date="2026-10-25T21:00:00Z">
        <w:r>
          <w:rPr>
            <w:rFonts w:ascii="Arial" w:hAnsi="Arial" w:eastAsia="Arial" w:cs="Arial"/>
            <w:color w:val="000000"/>
          </w:rPr>
          <w:t xml:space="preserve">In the new fixed-data comparison, citation-diversified BM25 article Recall@5 was 0.6969, the implemented CLS-pooled dense baseline 0.3344, and reciprocal-rank fusion 0.5687. Reranking without anchors or neighbor expansion yielded 0.9500; restoring query-anchor text yielded 0.9563, restoring article/lexical anchor rules yielded 0.9688, and the full pipeline yielded 0.9875. The paired reranker contribution relative to fusion was +0.3812 (95% interval +0.2969 to +0.4656); the neighbor-expansion contrast was +0.0187 (95% interval +0.0000 to +0.0437). With the full downstream rules retained, BM25-only candidates yielded 0.9875 and dense-only candidates 0.9094; adding dense candidates to the BM25 full pipeline changed recall by +0.0000 (95% interval -0.0187 to +0.0187). The equal mean for BM25 with full rules and the hybrid pipeline conceals one question gained and one lost when dense candidates were added; their paired interval spans zero. There is no demonstrated incremental mean Recall@5 benefit from the dense branch in this fixed comparison, without an equivalence claim. These are article-level retrieval comparisons, not answer-quality results.</w:t>
        </w:r>
      </w:ins>
    </w:p>
    <w:p>
      <w:pPr/>
      <w:ins w:id="360003" w:author="Manuscript revision" w:date="2026-10-25T21:00:00Z">
        <w:r>
          <w:rPr>
            <w:rFonts w:ascii="Arial" w:hAnsi="Arial" w:eastAsia="Arial" w:cs="Arial"/>
            <w:color w:val="000000"/>
          </w:rPr>
          <w:t xml:space="preserve">The same-checkpoint mean-pooling diagnostic yielded dense Recall@5 0.3531 and fused Recall@5 0.6031; the dense contrast against implemented CLS pooling was +0.0187 (95% interval -0.0656 to +0.1000). The diagnostic changes the embedding representation, not language coverage. Supplementary Table S12 reports all conditions, language strata, paired gains and regressions. The results do not by themselves identify a preferred multilingual encoder or establish that the full pipeline is optimal.</w:t>
        </w:r>
      </w:ins>
    </w:p>
    <w:p>
      <w:pPr>
        <w:pStyle w:val="Heading2"/>
      </w:pPr>
      <w:r>
        <w:rPr>
          <w:rFonts w:ascii="Arial" w:hAnsi="Arial" w:eastAsia="Arial" w:cs="Arial"/>
          <w:color w:val="000000"/>
        </w:rPr>
        <w:t>Direct article questions</w:t>
      </w:r>
    </w:p>
    <w:p>
      <w:pPr/>
      <w:r>
        <w:rPr>
          <w:rFonts w:ascii="Arial" w:hAnsi="Arial" w:eastAsia="Arial" w:cs="Arial"/>
          <w:color w:val="000000"/>
        </w:rPr>
        <w:t>The system performed best when the question matched a compact article-level answer. For example, it correctly answered that a pharmacovigilance notification under RDC 406/2020 requires identification of the notifier, identification of the patient, description of the adverse event, and name of the suspected medicine, citing RDC 406/2020, Art. 32. It also correctly handled a false-premise version of the same issue by answering no when asked whether a notification is valid without patient identification if the suspected medicine is named.</w:t>
      </w:r>
    </w:p>
    <w:p>
      <w:pPr/>
      <w:r>
        <w:rPr>
          <w:rFonts w:ascii="Arial" w:hAnsi="Arial" w:eastAsia="Arial" w:cs="Arial"/>
          <w:color w:val="000000"/>
        </w:rPr>
        <w:t>The system also answered clinical-trial conduct questions. When asked whether possible SUSAR reporting allows unblinding all participants, it answered that unblinding should be limited to the affected participant and cited RDC 945/2024, Art. 67. These examples show why article-level citation was part of the evaluation rather than a display feature. The system's useful role was to narrow the search and provide a checkable summary; the regulatory user would still need to inspect the cited article before applying it.</w:t>
      </w:r>
    </w:p>
    <w:p>
      <w:pPr>
        <w:pStyle w:val="Heading2"/>
      </w:pPr>
      <w:r>
        <w:rPr>
          <w:rFonts w:ascii="Arial" w:hAnsi="Arial" w:eastAsia="Arial" w:cs="Arial"/>
          <w:color w:val="000000"/>
        </w:rPr>
        <w:t>Internal development metrics</w:t>
      </w:r>
    </w:p>
    <w:p>
      <w:pPr/>
      <w:r>
        <w:rPr>
          <w:rFonts w:ascii="Arial" w:hAnsi="Arial" w:eastAsia="Arial" w:cs="Arial"/>
          <w:color w:val="000000"/>
        </w:rPr>
        <w:t xml:space="preserve">The </w:t>
      </w:r>
      <w:del w:id="100299" w:author="Manuscript revision" w:date="2026-10-23T16:00:00Z">
        <w:r>
          <w:rPr>
            <w:rFonts w:ascii="Arial" w:hAnsi="Arial" w:eastAsia="Arial" w:cs="Arial"/>
            <w:color w:val="000000"/>
          </w:rPr>
          <w:delText xml:space="preserve">first</w:delText>
        </w:r>
      </w:del>
      <w:ins w:id="100300" w:author="Manuscript revision" w:date="2026-10-23T16:00:00Z">
        <w:r>
          <w:rPr>
            <w:rFonts w:ascii="Arial" w:hAnsi="Arial" w:eastAsia="Arial" w:cs="Arial"/>
            <w:color w:val="000000"/>
          </w:rPr>
          <w:t xml:space="preserve">initial</w:t>
        </w:r>
      </w:ins>
      <w:r>
        <w:rPr>
          <w:rFonts w:ascii="Arial" w:hAnsi="Arial" w:eastAsia="Arial" w:cs="Arial"/>
          <w:color w:val="000000"/>
        </w:rPr>
        <w:t xml:space="preserve"> </w:t>
      </w:r>
      <w:del w:id="100301" w:author="Manuscript revision" w:date="2026-10-23T16:00:00Z">
        <w:r>
          <w:rPr>
            <w:rFonts w:ascii="Arial" w:hAnsi="Arial" w:eastAsia="Arial" w:cs="Arial"/>
            <w:color w:val="000000"/>
          </w:rPr>
          <w:delText xml:space="preserve">held-out</w:delText>
        </w:r>
      </w:del>
      <w:ins w:id="100302" w:author="Manuscript revision" w:date="2026-10-23T16:00:00Z">
        <w:r>
          <w:rPr>
            <w:rFonts w:ascii="Arial" w:hAnsi="Arial" w:eastAsia="Arial" w:cs="Arial"/>
            <w:color w:val="000000"/>
          </w:rPr>
          <w:t xml:space="preserve">internal baseline</w:t>
        </w:r>
      </w:ins>
      <w:r>
        <w:rPr>
          <w:rFonts w:ascii="Arial" w:hAnsi="Arial" w:eastAsia="Arial" w:cs="Arial"/>
          <w:color w:val="000000"/>
        </w:rPr>
        <w:t xml:space="preserve"> AI-judge evaluation showed high faithfulness but weaker completeness. Among 120 answerable internal </w:t>
      </w:r>
      <w:del w:id="100303" w:author="Manuscript revision" w:date="2026-10-23T16:00:00Z">
        <w:r>
          <w:rPr>
            <w:rFonts w:ascii="Arial" w:hAnsi="Arial" w:eastAsia="Arial" w:cs="Arial"/>
            <w:color w:val="000000"/>
          </w:rPr>
          <w:delText xml:space="preserve">held-out</w:delText>
        </w:r>
      </w:del>
      <w:ins w:id="100304" w:author="Manuscript revision" w:date="2026-10-23T16:00:00Z">
        <w:r>
          <w:rPr>
            <w:rFonts w:ascii="Arial" w:hAnsi="Arial" w:eastAsia="Arial" w:cs="Arial"/>
            <w:color w:val="000000"/>
          </w:rPr>
          <w:t xml:space="preserve">baseline</w:t>
        </w:r>
      </w:ins>
      <w:r>
        <w:rPr>
          <w:rFonts w:ascii="Arial" w:hAnsi="Arial" w:eastAsia="Arial" w:cs="Arial"/>
          <w:color w:val="000000"/>
        </w:rPr>
        <w:t xml:space="preserve"> rows, mean AI-judge faithfulness was 0.997, citation correctness was 0.965, and completeness was 0.808. Among 30 unanswerable rows, refusal correctness was 1.000. English answer completeness was the main weak point in this stage: the English answerable subset had completeness 0.645. This result led to the English completeness repair work rather than to a claim that the system was already ready. The judged questions, scores, and rationales for this stage are reported in Supplementary Data S2.</w:t>
      </w:r>
    </w:p>
    <w:p>
      <w:pPr/>
      <w:r>
        <w:rPr>
          <w:rFonts w:ascii="Arial" w:hAnsi="Arial" w:eastAsia="Arial" w:cs="Arial"/>
          <w:color w:val="000000"/>
        </w:rPr>
        <w:t xml:space="preserve">After English repair, the English repair set had mean faithfulness 0.997, citation correctness 0.983, completeness 0.995, and refusal correctness 1.000. After Portuguese residual-quality repair, the Portuguese repair set had mean faithfulness 0.993, citation correctness 0.963, completeness 0.995, and refusal correctness 1.000. These results are shown as development history in Figure 3A. </w:t>
      </w:r>
      <w:del w:id="100305" w:author="Manuscript revision" w:date="2026-10-23T16:00:00Z">
        <w:r>
          <w:rPr>
            <w:rFonts w:ascii="Arial" w:hAnsi="Arial" w:eastAsia="Arial" w:cs="Arial"/>
            <w:color w:val="000000"/>
          </w:rPr>
          <w:delText xml:space="preserve">They</w:delText>
        </w:r>
      </w:del>
      <w:ins w:id="100306" w:author="Manuscript revision" w:date="2026-10-23T16:00:00Z">
        <w:r>
          <w:rPr>
            <w:rFonts w:ascii="Arial" w:hAnsi="Arial" w:eastAsia="Arial" w:cs="Arial"/>
            <w:color w:val="000000"/>
          </w:rPr>
          <w:t xml:space="preserve">All</w:t>
        </w:r>
      </w:ins>
      <w:r>
        <w:rPr>
          <w:rFonts w:ascii="Arial" w:hAnsi="Arial" w:eastAsia="Arial" w:cs="Arial"/>
          <w:color w:val="000000"/>
        </w:rPr>
        <w:t xml:space="preserve"> </w:t>
      </w:r>
      <w:del w:id="100307" w:author="Manuscript revision" w:date="2026-10-23T16:00:00Z">
        <w:r>
          <w:rPr>
            <w:rFonts w:ascii="Arial" w:hAnsi="Arial" w:eastAsia="Arial" w:cs="Arial"/>
            <w:color w:val="000000"/>
          </w:rPr>
          <w:delText xml:space="preserve">should</w:delText>
        </w:r>
      </w:del>
      <w:ins w:id="100308" w:author="Manuscript revision" w:date="2026-10-23T16:00:00Z">
        <w:r>
          <w:rPr>
            <w:rFonts w:ascii="Arial" w:hAnsi="Arial" w:eastAsia="Arial" w:cs="Arial"/>
            <w:color w:val="000000"/>
          </w:rPr>
          <w:t xml:space="preserve">75 English repair questions and all 75 Portuguese repair questions were reused from the initial 150-question internal baseline, with identical IDs and question text. Each language subset contained 60 answerable and 15 unanswerable questions. Among the same 60 answerable English questions, mean completeness increased from 0.645 to 0.995; among the same 60 answerable Portuguese questions, it increased from 0.970 to 0.995. These are paired descriptive comparisons on questions used for repair,</w:t>
        </w:r>
      </w:ins>
      <w:r>
        <w:rPr>
          <w:rFonts w:ascii="Arial" w:hAnsi="Arial" w:eastAsia="Arial" w:cs="Arial"/>
          <w:color w:val="000000"/>
        </w:rPr>
        <w:t xml:space="preserve"> not </w:t>
      </w:r>
      <w:del w:id="100309" w:author="Manuscript revision" w:date="2026-10-23T16:00:00Z">
        <w:r>
          <w:rPr>
            <w:rFonts w:ascii="Arial" w:hAnsi="Arial" w:eastAsia="Arial" w:cs="Arial"/>
            <w:color w:val="000000"/>
          </w:rPr>
          <w:delText xml:space="preserve">be</w:delText>
        </w:r>
      </w:del>
      <w:ins w:id="100310" w:author="Manuscript revision" w:date="2026-10-23T16:00:00Z">
        <w:r>
          <w:rPr>
            <w:rFonts w:ascii="Arial" w:hAnsi="Arial" w:eastAsia="Arial" w:cs="Arial"/>
            <w:color w:val="000000"/>
          </w:rPr>
          <w:t xml:space="preserve">evidence</w:t>
        </w:r>
      </w:ins>
      <w:r>
        <w:rPr>
          <w:rFonts w:ascii="Arial" w:hAnsi="Arial" w:eastAsia="Arial" w:cs="Arial"/>
          <w:color w:val="000000"/>
        </w:rPr>
        <w:t xml:space="preserve"> </w:t>
      </w:r>
      <w:del w:id="100311" w:author="Manuscript revision" w:date="2026-10-23T16:00:00Z">
        <w:r>
          <w:rPr>
            <w:rFonts w:ascii="Arial" w:hAnsi="Arial" w:eastAsia="Arial" w:cs="Arial"/>
            <w:color w:val="000000"/>
          </w:rPr>
          <w:delText xml:space="preserve">interpreted</w:delText>
        </w:r>
      </w:del>
      <w:ins w:id="100312" w:author="Manuscript revision" w:date="2026-10-23T16:00:00Z">
        <w:r>
          <w:rPr>
            <w:rFonts w:ascii="Arial" w:hAnsi="Arial" w:eastAsia="Arial" w:cs="Arial"/>
            <w:color w:val="000000"/>
          </w:rPr>
          <w:t xml:space="preserve">of</w:t>
        </w:r>
      </w:ins>
      <w:r>
        <w:rPr>
          <w:rFonts w:ascii="Arial" w:hAnsi="Arial" w:eastAsia="Arial" w:cs="Arial"/>
          <w:color w:val="000000"/>
        </w:rPr>
        <w:t xml:space="preserve"> </w:t>
      </w:r>
      <w:del w:id="100313" w:author="Manuscript revision" w:date="2026-10-23T16:00:00Z">
        <w:r>
          <w:rPr>
            <w:rFonts w:ascii="Arial" w:hAnsi="Arial" w:eastAsia="Arial" w:cs="Arial"/>
            <w:color w:val="000000"/>
          </w:rPr>
          <w:delText xml:space="preserve">as</w:delText>
        </w:r>
      </w:del>
      <w:ins w:id="100314" w:author="Manuscript revision" w:date="2026-10-23T16:00:00Z">
        <w:r>
          <w:rPr>
            <w:rFonts w:ascii="Arial" w:hAnsi="Arial" w:eastAsia="Arial" w:cs="Arial"/>
            <w:color w:val="000000"/>
          </w:rPr>
          <w:t xml:space="preserve">performance on unseen questions. No</w:t>
        </w:r>
      </w:ins>
      <w:r>
        <w:rPr>
          <w:rFonts w:ascii="Arial" w:hAnsi="Arial" w:eastAsia="Arial" w:cs="Arial"/>
          <w:color w:val="000000"/>
        </w:rPr>
        <w:t xml:space="preserve"> paired </w:t>
      </w:r>
      <w:del w:id="100315" w:author="Manuscript revision" w:date="2026-10-23T16:00:00Z">
        <w:r>
          <w:rPr>
            <w:rFonts w:ascii="Arial" w:hAnsi="Arial" w:eastAsia="Arial" w:cs="Arial"/>
            <w:color w:val="000000"/>
          </w:rPr>
          <w:delText xml:space="preserve">repeated-measure</w:delText>
        </w:r>
      </w:del>
      <w:ins w:id="100316" w:author="Manuscript revision" w:date="2026-10-23T16:00:00Z">
        <w:r>
          <w:rPr>
            <w:rFonts w:ascii="Arial" w:hAnsi="Arial" w:eastAsia="Arial" w:cs="Arial"/>
            <w:color w:val="000000"/>
          </w:rPr>
          <w:t xml:space="preserve">significance</w:t>
        </w:r>
      </w:ins>
      <w:r>
        <w:rPr>
          <w:rFonts w:ascii="Arial" w:hAnsi="Arial" w:eastAsia="Arial" w:cs="Arial"/>
          <w:color w:val="000000"/>
        </w:rPr>
        <w:t xml:space="preserve"> </w:t>
      </w:r>
      <w:del w:id="100317" w:author="Manuscript revision" w:date="2026-10-23T16:00:00Z">
        <w:r>
          <w:rPr>
            <w:rFonts w:ascii="Arial" w:hAnsi="Arial" w:eastAsia="Arial" w:cs="Arial"/>
            <w:color w:val="000000"/>
          </w:rPr>
          <w:delText xml:space="preserve">improvements</w:delText>
        </w:r>
      </w:del>
      <w:ins w:id="100318" w:author="Manuscript revision" w:date="2026-10-23T16:00:00Z">
        <w:r>
          <w:rPr>
            <w:rFonts w:ascii="Arial" w:hAnsi="Arial" w:eastAsia="Arial" w:cs="Arial"/>
            <w:color w:val="000000"/>
          </w:rPr>
          <w:t xml:space="preserve">test</w:t>
        </w:r>
      </w:ins>
      <w:r>
        <w:rPr>
          <w:rFonts w:ascii="Arial" w:hAnsi="Arial" w:eastAsia="Arial" w:cs="Arial"/>
          <w:color w:val="000000"/>
        </w:rPr>
        <w:t xml:space="preserve"> </w:t>
      </w:r>
      <w:del w:id="100319" w:author="Manuscript revision" w:date="2026-10-23T16:00:00Z">
        <w:r>
          <w:rPr>
            <w:rFonts w:ascii="Arial" w:hAnsi="Arial" w:eastAsia="Arial" w:cs="Arial"/>
            <w:color w:val="000000"/>
          </w:rPr>
          <w:delText xml:space="preserve">because</w:delText>
        </w:r>
      </w:del>
      <w:ins w:id="100320" w:author="Manuscript revision" w:date="2026-10-23T16:00:00Z">
        <w:r>
          <w:rPr>
            <w:rFonts w:ascii="Arial" w:hAnsi="Arial" w:eastAsia="Arial" w:cs="Arial"/>
            <w:color w:val="000000"/>
          </w:rPr>
          <w:t xml:space="preserve">is</w:t>
        </w:r>
      </w:ins>
      <w:r>
        <w:rPr>
          <w:rFonts w:ascii="Arial" w:hAnsi="Arial" w:eastAsia="Arial" w:cs="Arial"/>
          <w:color w:val="000000"/>
        </w:rPr>
        <w:t xml:space="preserve"> </w:t>
      </w:r>
      <w:del w:id="100321" w:author="Manuscript revision" w:date="2026-10-23T16:00:00Z">
        <w:r>
          <w:rPr>
            <w:rFonts w:ascii="Arial" w:hAnsi="Arial" w:eastAsia="Arial" w:cs="Arial"/>
            <w:color w:val="000000"/>
          </w:rPr>
          <w:delText xml:space="preserve">the stages used different evaluation sets.</w:delText>
        </w:r>
      </w:del>
      <w:ins w:id="100322" w:author="Manuscript revision" w:date="2026-10-23T16:00:00Z">
        <w:r>
          <w:rPr>
            <w:rFonts w:ascii="Arial" w:hAnsi="Arial" w:eastAsia="Arial" w:cs="Arial"/>
            <w:color w:val="000000"/>
          </w:rPr>
          <w:t xml:space="preserve">reported.</w:t>
        </w:r>
      </w:ins>
      <w:r>
        <w:rPr>
          <w:rFonts w:ascii="Arial" w:hAnsi="Arial" w:eastAsia="Arial" w:cs="Arial"/>
          <w:color w:val="000000"/>
        </w:rPr>
        <w:t xml:space="preserve"> The row-level judge outputs and stage recommendations are reported in Supplementary Data S2.</w:t>
      </w:r>
    </w:p>
    <w:p>
      <w:pPr/>
      <w:r>
        <w:rPr>
          <w:rFonts w:ascii="Arial" w:hAnsi="Arial" w:eastAsia="Arial" w:cs="Arial"/>
          <w:color w:val="000000"/>
        </w:rPr>
        <w:t xml:space="preserve">The saturated internal values, including refusal correctness of 1.000 on internal unanswerable rows, were investigated rather than accepted as evidence of a perfect system. They were considered potentially inflated because the benchmark and repair sets were created during development, targeted changes were made after error review, some metrics can saturate on small subsets, and the answer model and judge used the same model family. The first AI-authored </w:t>
      </w:r>
      <w:del w:id="100323" w:author="Manuscript revision" w:date="2026-10-23T16:00:00Z">
        <w:r>
          <w:rPr>
            <w:rFonts w:ascii="Arial" w:hAnsi="Arial" w:eastAsia="Arial" w:cs="Arial"/>
            <w:color w:val="000000"/>
          </w:rPr>
          <w:delText xml:space="preserve">prospective</w:delText>
        </w:r>
      </w:del>
      <w:ins w:id="100324"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stress test was therefore run as a challenge to the internal pattern. Its refusal correctness of 0.700 showed that the internal 1.000 refusal result was too narrow for reliability claims. The </w:t>
      </w:r>
      <w:ins w:id="100325" w:author="Manuscript revision" w:date="2026-10-23T16:00:00Z">
        <w:r>
          <w:rPr>
            <w:rFonts w:ascii="Arial" w:hAnsi="Arial" w:eastAsia="Arial" w:cs="Arial"/>
            <w:color w:val="000000"/>
          </w:rPr>
          <w:t xml:space="preserve">archived </w:t>
        </w:r>
      </w:ins>
      <w:r>
        <w:rPr>
          <w:rFonts w:ascii="Arial" w:hAnsi="Arial" w:eastAsia="Arial" w:cs="Arial"/>
          <w:color w:val="000000"/>
        </w:rPr>
        <w:t xml:space="preserve">AI-judge dossier </w:t>
      </w:r>
      <w:del w:id="100326" w:author="Manuscript revision" w:date="2026-10-23T16:00:00Z">
        <w:r>
          <w:rPr>
            <w:rFonts w:ascii="Arial" w:hAnsi="Arial" w:eastAsia="Arial" w:cs="Arial"/>
            <w:color w:val="000000"/>
          </w:rPr>
          <w:delText xml:space="preserve">documents this as a</w:delText>
        </w:r>
      </w:del>
      <w:ins w:id="100327" w:author="Manuscript revision" w:date="2026-10-23T16:00:00Z">
        <w:r>
          <w:rPr>
            <w:rFonts w:ascii="Arial" w:hAnsi="Arial" w:eastAsia="Arial" w:cs="Arial"/>
            <w:color w:val="000000"/>
          </w:rPr>
          <w:t xml:space="preserve">records</w:t>
        </w:r>
      </w:ins>
      <w:r>
        <w:rPr>
          <w:rFonts w:ascii="Arial" w:hAnsi="Arial" w:eastAsia="Arial" w:cs="Arial"/>
          <w:color w:val="000000"/>
        </w:rPr>
        <w:t xml:space="preserve"> diagnostic </w:t>
      </w:r>
      <w:del w:id="100328" w:author="Manuscript revision" w:date="2026-10-23T16:00:00Z">
        <w:r>
          <w:rPr>
            <w:rFonts w:ascii="Arial" w:hAnsi="Arial" w:eastAsia="Arial" w:cs="Arial"/>
            <w:color w:val="000000"/>
          </w:rPr>
          <w:delText xml:space="preserve">recommendation</w:delText>
        </w:r>
      </w:del>
      <w:ins w:id="100329" w:author="Manuscript revision" w:date="2026-10-23T16:00:00Z">
        <w:r>
          <w:rPr>
            <w:rFonts w:ascii="Arial" w:hAnsi="Arial" w:eastAsia="Arial" w:cs="Arial"/>
            <w:color w:val="000000"/>
          </w:rPr>
          <w:t xml:space="preserve">recommendations,</w:t>
        </w:r>
      </w:ins>
      <w:r>
        <w:rPr>
          <w:rFonts w:ascii="Arial" w:hAnsi="Arial" w:eastAsia="Arial" w:cs="Arial"/>
          <w:color w:val="000000"/>
        </w:rPr>
        <w:t xml:space="preserve"> </w:t>
      </w:r>
      <w:del w:id="100330" w:author="Manuscript revision" w:date="2026-10-23T16:00:00Z">
        <w:r>
          <w:rPr>
            <w:rFonts w:ascii="Arial" w:hAnsi="Arial" w:eastAsia="Arial" w:cs="Arial"/>
            <w:color w:val="000000"/>
          </w:rPr>
          <w:delText xml:space="preserve">rather</w:delText>
        </w:r>
      </w:del>
      <w:ins w:id="100331" w:author="Manuscript revision" w:date="2026-10-23T16:00:00Z">
        <w:r>
          <w:rPr>
            <w:rFonts w:ascii="Arial" w:hAnsi="Arial" w:eastAsia="Arial" w:cs="Arial"/>
            <w:color w:val="000000"/>
          </w:rPr>
          <w:t xml:space="preserve">and</w:t>
        </w:r>
      </w:ins>
      <w:r>
        <w:rPr>
          <w:rFonts w:ascii="Arial" w:hAnsi="Arial" w:eastAsia="Arial" w:cs="Arial"/>
          <w:color w:val="000000"/>
        </w:rPr>
        <w:t xml:space="preserve"> </w:t>
      </w:r>
      <w:del w:id="100332" w:author="Manuscript revision" w:date="2026-10-23T16:00:00Z">
        <w:r>
          <w:rPr>
            <w:rFonts w:ascii="Arial" w:hAnsi="Arial" w:eastAsia="Arial" w:cs="Arial"/>
            <w:color w:val="000000"/>
          </w:rPr>
          <w:delText xml:space="preserve">than</w:delText>
        </w:r>
      </w:del>
      <w:ins w:id="100333" w:author="Manuscript revision" w:date="2026-10-23T16:00:00Z">
        <w:r>
          <w:rPr>
            <w:rFonts w:ascii="Arial" w:hAnsi="Arial" w:eastAsia="Arial" w:cs="Arial"/>
            <w:color w:val="000000"/>
          </w:rPr>
          <w:t xml:space="preserve">subsequent</w:t>
        </w:r>
      </w:ins>
      <w:r>
        <w:rPr>
          <w:rFonts w:ascii="Arial" w:hAnsi="Arial" w:eastAsia="Arial" w:cs="Arial"/>
          <w:color w:val="000000"/>
        </w:rPr>
        <w:t xml:space="preserve"> </w:t>
      </w:r>
      <w:del w:id="100334" w:author="Manuscript revision" w:date="2026-10-23T16:00:00Z">
        <w:r>
          <w:rPr>
            <w:rFonts w:ascii="Arial" w:hAnsi="Arial" w:eastAsia="Arial" w:cs="Arial"/>
            <w:color w:val="000000"/>
          </w:rPr>
          <w:delText xml:space="preserve">a</w:delText>
        </w:r>
      </w:del>
      <w:ins w:id="100335" w:author="Manuscript revision" w:date="2026-10-23T16:00:00Z">
        <w:r>
          <w:rPr>
            <w:rFonts w:ascii="Arial" w:hAnsi="Arial" w:eastAsia="Arial" w:cs="Arial"/>
            <w:color w:val="000000"/>
          </w:rPr>
          <w:t xml:space="preserve">refusal</w:t>
        </w:r>
      </w:ins>
      <w:r>
        <w:rPr>
          <w:rFonts w:ascii="Arial" w:hAnsi="Arial" w:eastAsia="Arial" w:cs="Arial"/>
          <w:color w:val="000000"/>
        </w:rPr>
        <w:t xml:space="preserve"> </w:t>
      </w:r>
      <w:del w:id="100336" w:author="Manuscript revision" w:date="2026-10-23T16:00:00Z">
        <w:r>
          <w:rPr>
            <w:rFonts w:ascii="Arial" w:hAnsi="Arial" w:eastAsia="Arial" w:cs="Arial"/>
            <w:color w:val="000000"/>
          </w:rPr>
          <w:delText xml:space="preserve">tuning</w:delText>
        </w:r>
      </w:del>
      <w:ins w:id="100337" w:author="Manuscript revision" w:date="2026-10-23T16:00:00Z">
        <w:r>
          <w:rPr>
            <w:rFonts w:ascii="Arial" w:hAnsi="Arial" w:eastAsia="Arial" w:cs="Arial"/>
            <w:color w:val="000000"/>
          </w:rPr>
          <w:t xml:space="preserve">calibration</w:t>
        </w:r>
      </w:ins>
      <w:r>
        <w:rPr>
          <w:rFonts w:ascii="Arial" w:hAnsi="Arial" w:eastAsia="Arial" w:cs="Arial"/>
          <w:color w:val="000000"/>
        </w:rPr>
        <w:t xml:space="preserve"> </w:t>
      </w:r>
      <w:del w:id="100338" w:author="Manuscript revision" w:date="2026-10-23T16:00:00Z">
        <w:r>
          <w:rPr>
            <w:rFonts w:ascii="Arial" w:hAnsi="Arial" w:eastAsia="Arial" w:cs="Arial"/>
            <w:color w:val="000000"/>
          </w:rPr>
          <w:delText xml:space="preserve">result,</w:delText>
        </w:r>
      </w:del>
      <w:ins w:id="100339" w:author="Manuscript revision" w:date="2026-10-23T16:00:00Z">
        <w:r>
          <w:rPr>
            <w:rFonts w:ascii="Arial" w:hAnsi="Arial" w:eastAsia="Arial" w:cs="Arial"/>
            <w:color w:val="000000"/>
          </w:rPr>
          <w:t xml:space="preserve">reused stress-test content,</w:t>
        </w:r>
      </w:ins>
      <w:r>
        <w:rPr>
          <w:rFonts w:ascii="Arial" w:hAnsi="Arial" w:eastAsia="Arial" w:cs="Arial"/>
          <w:color w:val="000000"/>
        </w:rPr>
        <w:t xml:space="preserve"> and the saturated-metric investigation is summarized in Supplementary Table S6.</w:t>
      </w:r>
      <w:ins w:id="100340" w:author="Manuscript revision" w:date="2026-10-23T16:00:00Z">
        <w:r>
          <w:rPr>
            <w:rFonts w:ascii="Arial" w:hAnsi="Arial" w:eastAsia="Arial" w:cs="Arial"/>
            <w:color w:val="000000"/>
          </w:rPr>
          <w:t xml:space="preserve"> A separate citation audit identified RDC 9/2015 in 19 of the 150 initial generated answers, including nine whose gold citations did not name that regulation. Ten rows had both revoked gold and generated citations; the union was 27 exposed rows. For the final-report example, the 12-month deadline is also present in RDC 945/2024, Article 74(2), so an obsolete citation does not by itself establish a wrong deadline. Other answers mixed historical and current rules or answered a different question. These automated source comparisons have not been converted into human-verified current-law scores; historical grounding and citation scores must not be read as regulatory-validity measures.</w:t>
        </w:r>
      </w:ins>
    </w:p>
    <w:p>
      <w:pPr>
        <w:pStyle w:val="Heading2"/>
      </w:pPr>
      <w:r>
        <w:rPr>
          <w:rFonts w:ascii="Arial" w:hAnsi="Arial" w:eastAsia="Arial" w:cs="Arial"/>
          <w:color w:val="000000"/>
        </w:rPr>
        <w:t>Completeness errors</w:t>
      </w:r>
    </w:p>
    <w:p>
      <w:pPr/>
      <w:r>
        <w:rPr>
          <w:rFonts w:ascii="Arial" w:hAnsi="Arial" w:eastAsia="Arial" w:cs="Arial"/>
          <w:color w:val="000000"/>
        </w:rPr>
        <w:t>Completeness errors mattered more than raw retrieval. Several errors occurred even when the correct document or article was retrieved. In one pharmacovigilance question, the system listed the minimum elements of a valid notification but omitted the active-search obligation when required information is absent. In one DSUR question, the answer gave the annual submission timing but omitted the ICH E2F condition. In one medical-device question, it omitted the requirement that non-printed instructions remain available while the product remains on the market. In a biological-product question, it gave the exception for a foreign-manufactured biological product but did not first state the general rule. In a clinical-trial question, it omitted a 30-business-day response deadline.</w:t>
      </w:r>
    </w:p>
    <w:p>
      <w:pPr/>
      <w:r>
        <w:rPr>
          <w:rFonts w:ascii="Arial" w:hAnsi="Arial" w:eastAsia="Arial" w:cs="Arial"/>
          <w:color w:val="000000"/>
        </w:rPr>
        <w:t>These were not cosmetic errors. In regulatory work, an omitted condition can change how a sponsor plans a submission, designs a safety process, or prepares product information. A system that retrieves the right article but omits the condition is useful only if the user still checks the citation.</w:t>
      </w:r>
    </w:p>
    <w:p>
      <w:pPr/>
      <w:r>
        <w:rPr>
          <w:rFonts w:ascii="Arial" w:hAnsi="Arial" w:eastAsia="Arial" w:cs="Arial"/>
          <w:color w:val="000000"/>
        </w:rPr>
        <w:t>The development process therefore changed the evaluation focus. Early work asked whether the system could find the right source. Later work asked whether the answer included all material elements from the source and whether the system could abstain from unsupported operational claims. This sequence is summarized in Table 2, with expanded failure-to-repair categories in Supplementary Table S1. Representative answer outcomes are provided in Table 3 and expanded in Supplementary Table S2.</w:t>
      </w:r>
    </w:p>
    <w:p>
      <w:pPr>
        <w:pStyle w:val="Heading2"/>
      </w:pPr>
      <w:r>
        <w:rPr>
          <w:rFonts w:ascii="Arial" w:hAnsi="Arial" w:eastAsia="Arial" w:cs="Arial"/>
          <w:color w:val="000000"/>
        </w:rPr>
        <w:t xml:space="preserve">AI-authored </w:t>
      </w:r>
      <w:del w:id="100341" w:author="Manuscript revision" w:date="2026-10-23T16:00:00Z">
        <w:r>
          <w:rPr>
            <w:rFonts w:ascii="Arial" w:hAnsi="Arial" w:eastAsia="Arial" w:cs="Arial"/>
            <w:color w:val="000000"/>
          </w:rPr>
          <w:delText xml:space="preserve">prospective</w:delText>
        </w:r>
      </w:del>
      <w:ins w:id="100342"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stress test</w:t>
      </w:r>
    </w:p>
    <w:p>
      <w:pPr/>
      <w:r>
        <w:rPr>
          <w:rFonts w:ascii="Arial" w:hAnsi="Arial" w:eastAsia="Arial" w:cs="Arial"/>
          <w:color w:val="000000"/>
        </w:rPr>
        <w:t xml:space="preserve">The first AI-authored </w:t>
      </w:r>
      <w:del w:id="100343" w:author="Manuscript revision" w:date="2026-10-23T16:00:00Z">
        <w:r>
          <w:rPr>
            <w:rFonts w:ascii="Arial" w:hAnsi="Arial" w:eastAsia="Arial" w:cs="Arial"/>
            <w:color w:val="000000"/>
          </w:rPr>
          <w:delText xml:space="preserve">prospective</w:delText>
        </w:r>
      </w:del>
      <w:ins w:id="100344"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stress test was more informative than the internal post-repair scores. It contained 50 questions, including 40 answerable rows and 10 unanswerable or adversarial rows. For answerable questions, source hit was 1.000 and source MRR was 0.988. Normalized article Recall@5 was 0.967 and normalized article MRR@5 was 0.913. Citation presence and retrieved-citation validity were both 0.975. AI-judge faithfulness was 1.000, citation correctness was 0.975, and completeness was 0.943.</w:t>
      </w:r>
    </w:p>
    <w:p>
      <w:pPr/>
      <w:r>
        <w:rPr>
          <w:rFonts w:ascii="Arial" w:hAnsi="Arial" w:eastAsia="Arial" w:cs="Arial"/>
          <w:color w:val="000000"/>
        </w:rPr>
        <w:t xml:space="preserve">The same test exposed refusal behavior as the main remaining weakness. Literal refusal detection for unanswerable/adversarial questions was 0.600, and AI-judge refusal correctness was </w:t>
      </w:r>
      <w:del w:id="4000279" w:author="Manuscript revision" w:date="2026-10-30T21:39:11.433444+00:00">
        <w:r>
          <w:rPr>
            <w:rFonts w:ascii="Arial" w:hAnsi="Arial" w:eastAsia="Arial" w:cs="Arial"/>
            <w:color w:val="000000"/>
          </w:rPr>
          <w:delText xml:space="preserve">0.700.</w:delText>
        </w:r>
      </w:del>
      <w:ins w:id="4000280" w:author="Manuscript revision" w:date="2026-10-30T21:39:11.433454+00:00">
        <w:r>
          <w:rPr>
            <w:rFonts w:ascii="Arial" w:hAnsi="Arial" w:eastAsia="Arial" w:cs="Arial"/>
            <w:color w:val="000000"/>
          </w:rPr>
          <w:t xml:space="preserve">7/10 (0.700; 95% pair-cluster bootstrap CI 0.300 to 1.000; five pairs), using the archived labels before the subsequent author adjudication reported below.</w:t>
        </w:r>
      </w:ins>
      <w:r>
        <w:rPr>
          <w:rFonts w:ascii="Arial" w:hAnsi="Arial" w:eastAsia="Arial" w:cs="Arial"/>
          <w:color w:val="000000"/>
        </w:rPr>
        <w:t xml:space="preserve"> The main failure pattern was answering from nearby general regulatory text when the question asked for a more specific current or operational fact not present in the corpus. For example, the system answered a question about a current electronic SUSAR notification form model using the general electronic notification requirement, instead of refusing because the specific current form model was not in the indexed documents.</w:t>
      </w:r>
    </w:p>
    <w:p>
      <w:pPr/>
      <w:r>
        <w:rPr>
          <w:rFonts w:ascii="Arial" w:hAnsi="Arial" w:eastAsia="Arial" w:cs="Arial"/>
          <w:color w:val="000000"/>
        </w:rPr>
        <w:t xml:space="preserve">Language-specific </w:t>
      </w:r>
      <w:del w:id="100347" w:author="Manuscript revision" w:date="2026-10-23T16:00:00Z">
        <w:r>
          <w:rPr>
            <w:rFonts w:ascii="Arial" w:hAnsi="Arial" w:eastAsia="Arial" w:cs="Arial"/>
            <w:color w:val="000000"/>
          </w:rPr>
          <w:delText xml:space="preserve">prospective-test</w:delText>
        </w:r>
      </w:del>
      <w:ins w:id="100348" w:author="Manuscript revision" w:date="2026-10-23T16:00:00Z">
        <w:r>
          <w:rPr>
            <w:rFonts w:ascii="Arial" w:hAnsi="Arial" w:eastAsia="Arial" w:cs="Arial"/>
            <w:color w:val="000000"/>
          </w:rPr>
          <w:t xml:space="preserve">diagnostic-test</w:t>
        </w:r>
      </w:ins>
      <w:r>
        <w:rPr>
          <w:rFonts w:ascii="Arial" w:hAnsi="Arial" w:eastAsia="Arial" w:cs="Arial"/>
          <w:color w:val="000000"/>
        </w:rPr>
        <w:t xml:space="preserve"> results were similar but not identical. Among answerable </w:t>
      </w:r>
      <w:del w:id="100349" w:author="Manuscript revision" w:date="2026-10-23T16:00:00Z">
        <w:r>
          <w:rPr>
            <w:rFonts w:ascii="Arial" w:hAnsi="Arial" w:eastAsia="Arial" w:cs="Arial"/>
            <w:color w:val="000000"/>
          </w:rPr>
          <w:delText xml:space="preserve">prospective-test</w:delText>
        </w:r>
      </w:del>
      <w:ins w:id="100350" w:author="Manuscript revision" w:date="2026-10-23T16:00:00Z">
        <w:r>
          <w:rPr>
            <w:rFonts w:ascii="Arial" w:hAnsi="Arial" w:eastAsia="Arial" w:cs="Arial"/>
            <w:color w:val="000000"/>
          </w:rPr>
          <w:t xml:space="preserve">diagnostic-test</w:t>
        </w:r>
      </w:ins>
      <w:r>
        <w:rPr>
          <w:rFonts w:ascii="Arial" w:hAnsi="Arial" w:eastAsia="Arial" w:cs="Arial"/>
          <w:color w:val="000000"/>
        </w:rPr>
        <w:t xml:space="preserve"> rows, normalized article Recall@5 was 0.950 for English and 0.983 for Portuguese. AI-judge completeness was 0.930 for English and 0.955 for Portuguese. AI-judge refusal correctness for unanswerable/adversarial rows was 0.800 for English and 0.600 for Portuguese. These results did not support a perfect-system claim. They supported a narrower claim: answerable regulatory questions were usually handled well, but refusal calibration remained a safety boundary.</w:t>
      </w:r>
    </w:p>
    <w:p>
      <w:pPr>
        <w:pStyle w:val="Heading2"/>
      </w:pPr>
      <w:r>
        <w:rPr>
          <w:rFonts w:ascii="Arial" w:hAnsi="Arial" w:eastAsia="Arial" w:cs="Arial"/>
          <w:color w:val="000000"/>
        </w:rPr>
        <w:t>Refusal calibration</w:t>
      </w:r>
    </w:p>
    <w:p>
      <w:pPr/>
      <w:r>
        <w:rPr>
          <w:rFonts w:ascii="Arial" w:hAnsi="Arial" w:eastAsia="Arial" w:cs="Arial"/>
          <w:color w:val="000000"/>
        </w:rPr>
        <w:t xml:space="preserve">After the first AI-authored </w:t>
      </w:r>
      <w:del w:id="100351" w:author="Manuscript revision" w:date="2026-10-23T16:00:00Z">
        <w:r>
          <w:rPr>
            <w:rFonts w:ascii="Arial" w:hAnsi="Arial" w:eastAsia="Arial" w:cs="Arial"/>
            <w:color w:val="000000"/>
          </w:rPr>
          <w:delText xml:space="preserve">prospective</w:delText>
        </w:r>
      </w:del>
      <w:ins w:id="100352"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stress test, refusal rules were revised using a </w:t>
      </w:r>
      <w:del w:id="100353" w:author="Manuscript revision" w:date="2026-10-23T16:00:00Z">
        <w:r>
          <w:rPr>
            <w:rFonts w:ascii="Arial" w:hAnsi="Arial" w:eastAsia="Arial" w:cs="Arial"/>
            <w:color w:val="000000"/>
          </w:rPr>
          <w:delText xml:space="preserve">separate</w:delText>
        </w:r>
      </w:del>
      <w:ins w:id="100354" w:author="Manuscript revision" w:date="2026-10-23T16:00:00Z">
        <w:r>
          <w:rPr>
            <w:rFonts w:ascii="Arial" w:hAnsi="Arial" w:eastAsia="Arial" w:cs="Arial"/>
            <w:color w:val="000000"/>
          </w:rPr>
          <w:t xml:space="preserve">24-row</w:t>
        </w:r>
      </w:ins>
      <w:r>
        <w:rPr>
          <w:rFonts w:ascii="Arial" w:hAnsi="Arial" w:eastAsia="Arial" w:cs="Arial"/>
          <w:color w:val="000000"/>
        </w:rPr>
        <w:t xml:space="preserve"> </w:t>
      </w:r>
      <w:del w:id="100355" w:author="Manuscript revision" w:date="2026-10-23T16:00:00Z">
        <w:r>
          <w:rPr>
            <w:rFonts w:ascii="Arial" w:hAnsi="Arial" w:eastAsia="Arial" w:cs="Arial"/>
            <w:color w:val="000000"/>
          </w:rPr>
          <w:delText xml:space="preserve">refusal-development</w:delText>
        </w:r>
      </w:del>
      <w:ins w:id="100356" w:author="Manuscript revision" w:date="2026-10-23T16:00:00Z">
        <w:r>
          <w:rPr>
            <w:rFonts w:ascii="Arial" w:hAnsi="Arial" w:eastAsia="Arial" w:cs="Arial"/>
            <w:color w:val="000000"/>
          </w:rPr>
          <w:t xml:space="preserve">calibration/development</w:t>
        </w:r>
      </w:ins>
      <w:r>
        <w:rPr>
          <w:rFonts w:ascii="Arial" w:hAnsi="Arial" w:eastAsia="Arial" w:cs="Arial"/>
          <w:color w:val="000000"/>
        </w:rPr>
        <w:t xml:space="preserve"> </w:t>
      </w:r>
      <w:del w:id="100357" w:author="Manuscript revision" w:date="2026-10-23T16:00:00Z">
        <w:r>
          <w:rPr>
            <w:rFonts w:ascii="Arial" w:hAnsi="Arial" w:eastAsia="Arial" w:cs="Arial"/>
            <w:color w:val="000000"/>
          </w:rPr>
          <w:delText xml:space="preserve">set.</w:delText>
        </w:r>
      </w:del>
      <w:ins w:id="100358" w:author="Manuscript revision" w:date="2026-10-23T16:00:00Z">
        <w:r>
          <w:rPr>
            <w:rFonts w:ascii="Arial" w:hAnsi="Arial" w:eastAsia="Arial" w:cs="Arial"/>
            <w:color w:val="000000"/>
          </w:rPr>
          <w:t xml:space="preserve">set (12 bilingual pairs) that overlapped the stress test in question content. An audit found no identical question strings or IDs, but identified three substantively equivalent bilingual pairs and four additional pairs with related content. The calibration set therefore cannot be described as independent of the stress test.</w:t>
        </w:r>
      </w:ins>
      <w:r>
        <w:rPr>
          <w:rFonts w:ascii="Arial" w:hAnsi="Arial" w:eastAsia="Arial" w:cs="Arial"/>
          <w:color w:val="000000"/>
        </w:rPr>
        <w:t xml:space="preserve"> The revision instructed the answer model to treat related-but-incomplete context as insufficient and to refuse current forms, exact URLs, current fees or values, private contract terms, company-specific submission status, personal contact information, market prices, reimbursement, taxes, patents, future approvals, and advice not explicitly stated in the retrieved regulatory text.</w:t>
      </w:r>
    </w:p>
    <w:p>
      <w:pPr/>
      <w:r>
        <w:rPr>
          <w:rFonts w:ascii="Arial" w:hAnsi="Arial" w:eastAsia="Arial" w:cs="Arial"/>
          <w:color w:val="000000"/>
        </w:rPr>
        <w:t xml:space="preserve">In the later refusal-focused AI-authored test, the system correctly refused 17 of 18 unanswerable questions by AI-judge scoring, giving refusal correctness </w:t>
      </w:r>
      <w:del w:id="4000281" w:author="Manuscript revision" w:date="2026-10-30T21:39:11.435089+00:00">
        <w:r>
          <w:rPr>
            <w:rFonts w:ascii="Arial" w:hAnsi="Arial" w:eastAsia="Arial" w:cs="Arial"/>
            <w:color w:val="000000"/>
          </w:rPr>
          <w:delText xml:space="preserve">0.944.</w:delText>
        </w:r>
      </w:del>
      <w:ins w:id="4000282" w:author="Manuscript revision" w:date="2026-10-30T21:39:11.435100+00:00">
        <w:r>
          <w:rPr>
            <w:rFonts w:ascii="Arial" w:hAnsi="Arial" w:eastAsia="Arial" w:cs="Arial"/>
            <w:color w:val="000000"/>
          </w:rPr>
          <w:t xml:space="preserve">0.944 (95% pair-cluster bootstrap CI 0.833 to 1.000; nine pairs), using the archived labels before the subsequent author adjudication reported below.</w:t>
        </w:r>
      </w:ins>
      <w:r>
        <w:rPr>
          <w:rFonts w:ascii="Arial" w:hAnsi="Arial" w:eastAsia="Arial" w:cs="Arial"/>
          <w:color w:val="000000"/>
        </w:rPr>
        <w:t xml:space="preserve"> It did not over-refuse the answerable controls: answerable-control faithfulness was 1.000, citation correctness was 1.000, and completeness was </w:t>
      </w:r>
      <w:del w:id="4000283" w:author="Manuscript revision" w:date="2026-10-30T21:39:11.435114+00:00">
        <w:r>
          <w:rPr>
            <w:rFonts w:ascii="Arial" w:hAnsi="Arial" w:eastAsia="Arial" w:cs="Arial"/>
            <w:color w:val="000000"/>
          </w:rPr>
          <w:delText xml:space="preserve">0.908.</w:delText>
        </w:r>
      </w:del>
      <w:ins w:id="4000284" w:author="Manuscript revision" w:date="2026-10-30T21:39:11.435123+00:00">
        <w:r>
          <w:rPr>
            <w:rFonts w:ascii="Arial" w:hAnsi="Arial" w:eastAsia="Arial" w:cs="Arial"/>
            <w:color w:val="000000"/>
          </w:rPr>
          <w:t xml:space="preserve">0.908</w:t>
        </w:r>
      </w:ins>
      <w:r>
        <w:rPr>
          <w:rFonts w:ascii="Arial" w:hAnsi="Arial" w:eastAsia="Arial" w:cs="Arial"/>
          <w:color w:val="000000"/>
        </w:rPr>
        <w:t xml:space="preserve"> </w:t>
      </w:r>
      <w:del w:id="4000285" w:author="Manuscript revision" w:date="2026-10-30T21:39:11.435136+00:00">
        <w:r>
          <w:rPr>
            <w:rFonts w:ascii="Arial" w:hAnsi="Arial" w:eastAsia="Arial" w:cs="Arial"/>
            <w:color w:val="000000"/>
          </w:rPr>
          <w:delText xml:space="preserve">This</w:delText>
        </w:r>
      </w:del>
      <w:ins w:id="4000286" w:author="Manuscript revision" w:date="2026-10-30T21:39:11.435145+00:00">
        <w:r>
          <w:rPr>
            <w:rFonts w:ascii="Arial" w:hAnsi="Arial" w:eastAsia="Arial" w:cs="Arial"/>
            <w:color w:val="000000"/>
          </w:rPr>
          <w:t xml:space="preserve">(95%</w:t>
        </w:r>
      </w:ins>
      <w:r>
        <w:rPr>
          <w:rFonts w:ascii="Arial" w:hAnsi="Arial" w:eastAsia="Arial" w:cs="Arial"/>
          <w:color w:val="000000"/>
        </w:rPr>
        <w:t xml:space="preserve"> </w:t>
      </w:r>
      <w:del w:id="4000287" w:author="Manuscript revision" w:date="2026-10-30T21:39:11.435158+00:00">
        <w:r>
          <w:rPr>
            <w:rFonts w:ascii="Arial" w:hAnsi="Arial" w:eastAsia="Arial" w:cs="Arial"/>
            <w:color w:val="000000"/>
          </w:rPr>
          <w:delText xml:space="preserve">improvement</w:delText>
        </w:r>
      </w:del>
      <w:ins w:id="4000288" w:author="Manuscript revision" w:date="2026-10-30T21:39:11.435167+00:00">
        <w:r>
          <w:rPr>
            <w:rFonts w:ascii="Arial" w:hAnsi="Arial" w:eastAsia="Arial" w:cs="Arial"/>
            <w:color w:val="000000"/>
          </w:rPr>
          <w:t xml:space="preserve">CI</w:t>
        </w:r>
      </w:ins>
      <w:r>
        <w:rPr>
          <w:rFonts w:ascii="Arial" w:hAnsi="Arial" w:eastAsia="Arial" w:cs="Arial"/>
          <w:color w:val="000000"/>
        </w:rPr>
        <w:t xml:space="preserve"> </w:t>
      </w:r>
      <w:del w:id="4000289" w:author="Manuscript revision" w:date="2026-10-30T21:39:11.435181+00:00">
        <w:r>
          <w:rPr>
            <w:rFonts w:ascii="Arial" w:hAnsi="Arial" w:eastAsia="Arial" w:cs="Arial"/>
            <w:color w:val="000000"/>
          </w:rPr>
          <w:delText xml:space="preserve">and</w:delText>
        </w:r>
      </w:del>
      <w:ins w:id="4000290" w:author="Manuscript revision" w:date="2026-10-30T21:39:11.435189+00:00">
        <w:r>
          <w:rPr>
            <w:rFonts w:ascii="Arial" w:hAnsi="Arial" w:eastAsia="Arial" w:cs="Arial"/>
            <w:color w:val="000000"/>
          </w:rPr>
          <w:t xml:space="preserve">0.792</w:t>
        </w:r>
      </w:ins>
      <w:r>
        <w:rPr>
          <w:rFonts w:ascii="Arial" w:hAnsi="Arial" w:eastAsia="Arial" w:cs="Arial"/>
          <w:color w:val="000000"/>
        </w:rPr>
        <w:t xml:space="preserve"> </w:t>
      </w:r>
      <w:del w:id="4000291" w:author="Manuscript revision" w:date="2026-10-30T21:39:11.435203+00:00">
        <w:r>
          <w:rPr>
            <w:rFonts w:ascii="Arial" w:hAnsi="Arial" w:eastAsia="Arial" w:cs="Arial"/>
            <w:color w:val="000000"/>
          </w:rPr>
          <w:delText xml:space="preserve">the</w:delText>
        </w:r>
      </w:del>
      <w:ins w:id="4000292" w:author="Manuscript revision" w:date="2026-10-30T21:39:11.435211+00:00">
        <w:r>
          <w:rPr>
            <w:rFonts w:ascii="Arial" w:hAnsi="Arial" w:eastAsia="Arial" w:cs="Arial"/>
            <w:color w:val="000000"/>
          </w:rPr>
          <w:t xml:space="preserve">to</w:t>
        </w:r>
      </w:ins>
      <w:r>
        <w:rPr>
          <w:rFonts w:ascii="Arial" w:hAnsi="Arial" w:eastAsia="Arial" w:cs="Arial"/>
          <w:color w:val="000000"/>
        </w:rPr>
        <w:t xml:space="preserve"> </w:t>
      </w:r>
      <w:del w:id="4000293" w:author="Manuscript revision" w:date="2026-10-30T21:39:11.435224+00:00">
        <w:r>
          <w:rPr>
            <w:rFonts w:ascii="Arial" w:hAnsi="Arial" w:eastAsia="Arial" w:cs="Arial"/>
            <w:color w:val="000000"/>
          </w:rPr>
          <w:delText xml:space="preserve">completeness</w:delText>
        </w:r>
      </w:del>
      <w:ins w:id="4000294" w:author="Manuscript revision" w:date="2026-10-30T21:39:11.435233+00:00">
        <w:r>
          <w:rPr>
            <w:rFonts w:ascii="Arial" w:hAnsi="Arial" w:eastAsia="Arial" w:cs="Arial"/>
            <w:color w:val="000000"/>
          </w:rPr>
          <w:t xml:space="preserve">1.000;</w:t>
        </w:r>
      </w:ins>
      <w:r>
        <w:rPr>
          <w:rFonts w:ascii="Arial" w:hAnsi="Arial" w:eastAsia="Arial" w:cs="Arial"/>
          <w:color w:val="000000"/>
        </w:rPr>
        <w:t xml:space="preserve"> </w:t>
      </w:r>
      <w:del w:id="4000295" w:author="Manuscript revision" w:date="2026-10-30T21:39:11.435246+00:00">
        <w:r>
          <w:rPr>
            <w:rFonts w:ascii="Arial" w:hAnsi="Arial" w:eastAsia="Arial" w:cs="Arial"/>
            <w:color w:val="000000"/>
          </w:rPr>
          <w:delText xml:space="preserve">trade-off</w:delText>
        </w:r>
      </w:del>
      <w:ins w:id="4000296" w:author="Manuscript revision" w:date="2026-10-30T21:39:11.435254+00:00">
        <w:r>
          <w:rPr>
            <w:rFonts w:ascii="Arial" w:hAnsi="Arial" w:eastAsia="Arial" w:cs="Arial"/>
            <w:color w:val="000000"/>
          </w:rPr>
          <w:t xml:space="preserve">12</w:t>
        </w:r>
      </w:ins>
      <w:r>
        <w:rPr>
          <w:rFonts w:ascii="Arial" w:hAnsi="Arial" w:eastAsia="Arial" w:cs="Arial"/>
          <w:color w:val="000000"/>
        </w:rPr>
        <w:t xml:space="preserve"> </w:t>
      </w:r>
      <w:del w:id="4000297" w:author="Manuscript revision" w:date="2026-10-30T21:39:11.435267+00:00">
        <w:r>
          <w:rPr>
            <w:rFonts w:ascii="Arial" w:hAnsi="Arial" w:eastAsia="Arial" w:cs="Arial"/>
            <w:color w:val="000000"/>
          </w:rPr>
          <w:delText xml:space="preserve">are shown</w:delText>
        </w:r>
      </w:del>
      <w:ins w:id="4000298" w:author="Manuscript revision" w:date="2026-10-30T21:39:11.435276+00:00">
        <w:r>
          <w:rPr>
            <w:rFonts w:ascii="Arial" w:hAnsi="Arial" w:eastAsia="Arial" w:cs="Arial"/>
            <w:color w:val="000000"/>
          </w:rPr>
          <w:t xml:space="preserve">outputs</w:t>
        </w:r>
      </w:ins>
      <w:r>
        <w:rPr>
          <w:rFonts w:ascii="Arial" w:hAnsi="Arial" w:eastAsia="Arial" w:cs="Arial"/>
          <w:color w:val="000000"/>
        </w:rPr>
        <w:t xml:space="preserve"> in </w:t>
      </w:r>
      <w:ins w:id="4000299" w:author="Manuscript revision" w:date="2026-10-30T21:39:11.435289+00:00">
        <w:r>
          <w:rPr>
            <w:rFonts w:ascii="Arial" w:hAnsi="Arial" w:eastAsia="Arial" w:cs="Arial"/>
            <w:color w:val="000000"/>
          </w:rPr>
          <w:t xml:space="preserve">six pairs). </w:t>
        </w:r>
      </w:ins>
      <w:r>
        <w:rPr>
          <w:rFonts w:ascii="Arial" w:hAnsi="Arial" w:eastAsia="Arial" w:cs="Arial"/>
          <w:color w:val="000000"/>
        </w:rPr>
        <w:t xml:space="preserve">Figure </w:t>
      </w:r>
      <w:del w:id="4000300" w:author="Manuscript revision" w:date="2026-10-30T21:39:11.435302+00:00">
        <w:r>
          <w:rPr>
            <w:rFonts w:ascii="Arial" w:hAnsi="Arial" w:eastAsia="Arial" w:cs="Arial"/>
            <w:color w:val="000000"/>
          </w:rPr>
          <w:delText xml:space="preserve">3B.</w:delText>
        </w:r>
      </w:del>
      <w:ins w:id="4000301" w:author="Manuscript revision" w:date="2026-10-30T21:39:11.435310+00:00">
        <w:r>
          <w:rPr>
            <w:rFonts w:ascii="Arial" w:hAnsi="Arial" w:eastAsia="Arial" w:cs="Arial"/>
            <w:color w:val="000000"/>
          </w:rPr>
          <w:t xml:space="preserve">3B displays these descriptive results from different question sets.</w:t>
        </w:r>
      </w:ins>
      <w:r>
        <w:rPr>
          <w:rFonts w:ascii="Arial" w:hAnsi="Arial" w:eastAsia="Arial" w:cs="Arial"/>
          <w:color w:val="000000"/>
        </w:rPr>
        <w:t xml:space="preserve"> The </w:t>
      </w:r>
      <w:del w:id="4000302" w:author="Manuscript revision" w:date="2026-10-30T21:39:11.435324+00:00">
        <w:r>
          <w:rPr>
            <w:rFonts w:ascii="Arial" w:hAnsi="Arial" w:eastAsia="Arial" w:cs="Arial"/>
            <w:color w:val="000000"/>
          </w:rPr>
          <w:delText xml:space="preserve">result suggests that</w:delText>
        </w:r>
      </w:del>
      <w:ins w:id="4000303" w:author="Manuscript revision" w:date="2026-10-30T21:39:11.435332+00:00">
        <w:r>
          <w:rPr>
            <w:rFonts w:ascii="Arial" w:hAnsi="Arial" w:eastAsia="Arial" w:cs="Arial"/>
            <w:color w:val="000000"/>
          </w:rPr>
          <w:t xml:space="preserve">post-calibration</w:t>
        </w:r>
      </w:ins>
      <w:r>
        <w:rPr>
          <w:rFonts w:ascii="Arial" w:hAnsi="Arial" w:eastAsia="Arial" w:cs="Arial"/>
          <w:color w:val="000000"/>
        </w:rPr>
        <w:t xml:space="preserve"> refusal </w:t>
      </w:r>
      <w:del w:id="4000304" w:author="Manuscript revision" w:date="2026-10-30T21:39:11.435345+00:00">
        <w:r>
          <w:rPr>
            <w:rFonts w:ascii="Arial" w:hAnsi="Arial" w:eastAsia="Arial" w:cs="Arial"/>
            <w:color w:val="000000"/>
          </w:rPr>
          <w:delText xml:space="preserve">calibration</w:delText>
        </w:r>
      </w:del>
      <w:ins w:id="4000305" w:author="Manuscript revision" w:date="2026-10-30T21:39:11.435354+00:00">
        <w:r>
          <w:rPr>
            <w:rFonts w:ascii="Arial" w:hAnsi="Arial" w:eastAsia="Arial" w:cs="Arial"/>
            <w:color w:val="000000"/>
          </w:rPr>
          <w:t xml:space="preserve">score</w:t>
        </w:r>
      </w:ins>
      <w:r>
        <w:rPr>
          <w:rFonts w:ascii="Arial" w:hAnsi="Arial" w:eastAsia="Arial" w:cs="Arial"/>
          <w:color w:val="000000"/>
        </w:rPr>
        <w:t xml:space="preserve"> </w:t>
      </w:r>
      <w:del w:id="4000306" w:author="Manuscript revision" w:date="2026-10-30T21:39:11.435366+00:00">
        <w:r>
          <w:rPr>
            <w:rFonts w:ascii="Arial" w:hAnsi="Arial" w:eastAsia="Arial" w:cs="Arial"/>
            <w:color w:val="000000"/>
          </w:rPr>
          <w:delText xml:space="preserve">improved</w:delText>
        </w:r>
      </w:del>
      <w:ins w:id="4000307" w:author="Manuscript revision" w:date="2026-10-30T21:39:11.435375+00:00">
        <w:r>
          <w:rPr>
            <w:rFonts w:ascii="Arial" w:hAnsi="Arial" w:eastAsia="Arial" w:cs="Arial"/>
            <w:color w:val="000000"/>
          </w:rPr>
          <w:t xml:space="preserve">was</w:t>
        </w:r>
      </w:ins>
      <w:r>
        <w:rPr>
          <w:rFonts w:ascii="Arial" w:hAnsi="Arial" w:eastAsia="Arial" w:cs="Arial"/>
          <w:color w:val="000000"/>
        </w:rPr>
        <w:t xml:space="preserve"> </w:t>
      </w:r>
      <w:del w:id="4000308" w:author="Manuscript revision" w:date="2026-10-30T21:39:11.435388+00:00">
        <w:r>
          <w:rPr>
            <w:rFonts w:ascii="Arial" w:hAnsi="Arial" w:eastAsia="Arial" w:cs="Arial"/>
            <w:color w:val="000000"/>
          </w:rPr>
          <w:delText xml:space="preserve">abstention</w:delText>
        </w:r>
      </w:del>
      <w:ins w:id="4000309" w:author="Manuscript revision" w:date="2026-10-30T21:39:11.435396+00:00">
        <w:r>
          <w:rPr>
            <w:rFonts w:ascii="Arial" w:hAnsi="Arial" w:eastAsia="Arial" w:cs="Arial"/>
            <w:color w:val="000000"/>
          </w:rPr>
          <w:t xml:space="preserve">higher,</w:t>
        </w:r>
      </w:ins>
      <w:r>
        <w:rPr>
          <w:rFonts w:ascii="Arial" w:hAnsi="Arial" w:eastAsia="Arial" w:cs="Arial"/>
          <w:color w:val="000000"/>
        </w:rPr>
        <w:t xml:space="preserve"> </w:t>
      </w:r>
      <w:del w:id="4000310" w:author="Manuscript revision" w:date="2026-10-30T21:39:11.435409+00:00">
        <w:r>
          <w:rPr>
            <w:rFonts w:ascii="Arial" w:hAnsi="Arial" w:eastAsia="Arial" w:cs="Arial"/>
            <w:color w:val="000000"/>
          </w:rPr>
          <w:delText xml:space="preserve">behavior, but it also shows a cost:</w:delText>
        </w:r>
      </w:del>
      <w:ins w:id="4000311" w:author="Manuscript revision" w:date="2026-10-30T21:39:11.435418+00:00">
        <w:r>
          <w:rPr>
            <w:rFonts w:ascii="Arial" w:hAnsi="Arial" w:eastAsia="Arial" w:cs="Arial"/>
            <w:color w:val="000000"/>
          </w:rPr>
          <w:t xml:space="preserve">while</w:t>
        </w:r>
      </w:ins>
      <w:r>
        <w:rPr>
          <w:rFonts w:ascii="Arial" w:hAnsi="Arial" w:eastAsia="Arial" w:cs="Arial"/>
          <w:color w:val="000000"/>
        </w:rPr>
        <w:t xml:space="preserve"> answerable-control completeness was lower than in the first </w:t>
      </w:r>
      <w:del w:id="4000312" w:author="Manuscript revision" w:date="2026-10-30T21:39:11.435431+00:00">
        <w:r>
          <w:rPr>
            <w:rFonts w:ascii="Arial" w:hAnsi="Arial" w:eastAsia="Arial" w:cs="Arial"/>
            <w:color w:val="000000"/>
          </w:rPr>
          <w:delText xml:space="preserve">AI-authored prospective</w:delText>
        </w:r>
      </w:del>
      <w:ins w:id="4000313" w:author="Manuscript revision" w:date="2026-10-30T21:39:11.435440+00:00">
        <w:r>
          <w:rPr>
            <w:rFonts w:ascii="Arial" w:hAnsi="Arial" w:eastAsia="Arial" w:cs="Arial"/>
            <w:color w:val="000000"/>
          </w:rPr>
          <w:t xml:space="preserve">diagnostic</w:t>
        </w:r>
      </w:ins>
      <w:r>
        <w:rPr>
          <w:rFonts w:ascii="Arial" w:hAnsi="Arial" w:eastAsia="Arial" w:cs="Arial"/>
          <w:color w:val="000000"/>
        </w:rPr>
        <w:t xml:space="preserve"> stress</w:t>
      </w:r>
      <w:ins w:id="4000314" w:author="Manuscript revision" w:date="2026-10-30T21:39:11.435454+00:00">
        <w:r>
          <w:rPr>
            <w:rFonts w:ascii="Arial" w:hAnsi="Arial" w:eastAsia="Arial" w:cs="Arial"/>
            <w:color w:val="000000"/>
          </w:rPr>
          <w:t xml:space="preserve"> test. Because the sets differ and the stress-test findings informed calibration, these contrasts do not isolate a calibration effect or establish performance on an independently authored</w:t>
        </w:r>
      </w:ins>
      <w:r>
        <w:rPr>
          <w:rFonts w:ascii="Arial" w:hAnsi="Arial" w:eastAsia="Arial" w:cs="Arial"/>
          <w:color w:val="000000"/>
        </w:rPr>
        <w:t xml:space="preserve"> test. The question-level judge rationales and remaining boundary failure are reported in Supplementary Data S2.</w:t>
      </w:r>
    </w:p>
    <w:p>
      <w:pPr/>
      <w:r>
        <w:rPr>
          <w:rFonts w:ascii="Arial" w:hAnsi="Arial" w:eastAsia="Arial" w:cs="Arial"/>
          <w:color w:val="000000"/>
        </w:rPr>
        <w:t xml:space="preserve">The remaining boundary problem involved questions where the corpus contained a related general rule but not the exact requested fact. This is a regulatory risk because related evidence can sound persuasive while still being insufficient. </w:t>
      </w:r>
      <w:del w:id="100389" w:author="Manuscript revision" w:date="2026-10-23T16:00:00Z">
        <w:r>
          <w:rPr>
            <w:rFonts w:ascii="Arial" w:hAnsi="Arial" w:eastAsia="Arial" w:cs="Arial"/>
            <w:color w:val="000000"/>
          </w:rPr>
          <w:delText xml:space="preserve">The</w:delText>
        </w:r>
      </w:del>
      <w:ins w:id="100390" w:author="Manuscript revision" w:date="2026-10-23T16:00:00Z">
        <w:r>
          <w:rPr>
            <w:rFonts w:ascii="Arial" w:hAnsi="Arial" w:eastAsia="Arial" w:cs="Arial"/>
            <w:color w:val="000000"/>
          </w:rPr>
          <w:t xml:space="preserve">These</w:t>
        </w:r>
      </w:ins>
      <w:r>
        <w:rPr>
          <w:rFonts w:ascii="Arial" w:hAnsi="Arial" w:eastAsia="Arial" w:cs="Arial"/>
          <w:color w:val="000000"/>
        </w:rPr>
        <w:t xml:space="preserve"> </w:t>
      </w:r>
      <w:del w:id="100391" w:author="Manuscript revision" w:date="2026-10-23T16:00:00Z">
        <w:r>
          <w:rPr>
            <w:rFonts w:ascii="Arial" w:hAnsi="Arial" w:eastAsia="Arial" w:cs="Arial"/>
            <w:color w:val="000000"/>
          </w:rPr>
          <w:delText xml:space="preserve">safest</w:delText>
        </w:r>
      </w:del>
      <w:ins w:id="100392" w:author="Manuscript revision" w:date="2026-10-23T16:00:00Z">
        <w:r>
          <w:rPr>
            <w:rFonts w:ascii="Arial" w:hAnsi="Arial" w:eastAsia="Arial" w:cs="Arial"/>
            <w:color w:val="000000"/>
          </w:rPr>
          <w:t xml:space="preserve">observations</w:t>
        </w:r>
      </w:ins>
      <w:r>
        <w:rPr>
          <w:rFonts w:ascii="Arial" w:hAnsi="Arial" w:eastAsia="Arial" w:cs="Arial"/>
          <w:color w:val="000000"/>
        </w:rPr>
        <w:t xml:space="preserve"> </w:t>
      </w:r>
      <w:del w:id="100393" w:author="Manuscript revision" w:date="2026-10-23T16:00:00Z">
        <w:r>
          <w:rPr>
            <w:rFonts w:ascii="Arial" w:hAnsi="Arial" w:eastAsia="Arial" w:cs="Arial"/>
            <w:color w:val="000000"/>
          </w:rPr>
          <w:delText xml:space="preserve">interpretation</w:delText>
        </w:r>
      </w:del>
      <w:ins w:id="100394" w:author="Manuscript revision" w:date="2026-10-23T16:00:00Z">
        <w:r>
          <w:rPr>
            <w:rFonts w:ascii="Arial" w:hAnsi="Arial" w:eastAsia="Arial" w:cs="Arial"/>
            <w:color w:val="000000"/>
          </w:rPr>
          <w:t xml:space="preserve">identify</w:t>
        </w:r>
      </w:ins>
      <w:r>
        <w:rPr>
          <w:rFonts w:ascii="Arial" w:hAnsi="Arial" w:eastAsia="Arial" w:cs="Arial"/>
          <w:color w:val="000000"/>
        </w:rPr>
        <w:t xml:space="preserve"> </w:t>
      </w:r>
      <w:del w:id="100395" w:author="Manuscript revision" w:date="2026-10-23T16:00:00Z">
        <w:r>
          <w:rPr>
            <w:rFonts w:ascii="Arial" w:hAnsi="Arial" w:eastAsia="Arial" w:cs="Arial"/>
            <w:color w:val="000000"/>
          </w:rPr>
          <w:delText xml:space="preserve">is</w:delText>
        </w:r>
      </w:del>
      <w:ins w:id="100396" w:author="Manuscript revision" w:date="2026-10-23T16:00:00Z">
        <w:r>
          <w:rPr>
            <w:rFonts w:ascii="Arial" w:hAnsi="Arial" w:eastAsia="Arial" w:cs="Arial"/>
            <w:color w:val="000000"/>
          </w:rPr>
          <w:t xml:space="preserve">a</w:t>
        </w:r>
      </w:ins>
      <w:r>
        <w:rPr>
          <w:rFonts w:ascii="Arial" w:hAnsi="Arial" w:eastAsia="Arial" w:cs="Arial"/>
          <w:color w:val="000000"/>
        </w:rPr>
        <w:t xml:space="preserve"> </w:t>
      </w:r>
      <w:del w:id="100397" w:author="Manuscript revision" w:date="2026-10-23T16:00:00Z">
        <w:r>
          <w:rPr>
            <w:rFonts w:ascii="Arial" w:hAnsi="Arial" w:eastAsia="Arial" w:cs="Arial"/>
            <w:color w:val="000000"/>
          </w:rPr>
          <w:delText xml:space="preserve">that</w:delText>
        </w:r>
      </w:del>
      <w:ins w:id="100398" w:author="Manuscript revision" w:date="2026-10-23T16:00:00Z">
        <w:r>
          <w:rPr>
            <w:rFonts w:ascii="Arial" w:hAnsi="Arial" w:eastAsia="Arial" w:cs="Arial"/>
            <w:color w:val="000000"/>
          </w:rPr>
          <w:t xml:space="preserve">remaining</w:t>
        </w:r>
      </w:ins>
      <w:r>
        <w:rPr>
          <w:rFonts w:ascii="Arial" w:hAnsi="Arial" w:eastAsia="Arial" w:cs="Arial"/>
          <w:color w:val="000000"/>
        </w:rPr>
        <w:t xml:space="preserve"> refusal </w:t>
      </w:r>
      <w:del w:id="100399" w:author="Manuscript revision" w:date="2026-10-23T16:00:00Z">
        <w:r>
          <w:rPr>
            <w:rFonts w:ascii="Arial" w:hAnsi="Arial" w:eastAsia="Arial" w:cs="Arial"/>
            <w:color w:val="000000"/>
          </w:rPr>
          <w:delText xml:space="preserve">improved,</w:delText>
        </w:r>
      </w:del>
      <w:ins w:id="100400" w:author="Manuscript revision" w:date="2026-10-23T16:00:00Z">
        <w:r>
          <w:rPr>
            <w:rFonts w:ascii="Arial" w:hAnsi="Arial" w:eastAsia="Arial" w:cs="Arial"/>
            <w:color w:val="000000"/>
          </w:rPr>
          <w:t xml:space="preserve">boundary; they do</w:t>
        </w:r>
      </w:ins>
      <w:r>
        <w:rPr>
          <w:rFonts w:ascii="Arial" w:hAnsi="Arial" w:eastAsia="Arial" w:cs="Arial"/>
          <w:color w:val="000000"/>
        </w:rPr>
        <w:t xml:space="preserve"> not </w:t>
      </w:r>
      <w:del w:id="100401" w:author="Manuscript revision" w:date="2026-10-23T16:00:00Z">
        <w:r>
          <w:rPr>
            <w:rFonts w:ascii="Arial" w:hAnsi="Arial" w:eastAsia="Arial" w:cs="Arial"/>
            <w:color w:val="000000"/>
          </w:rPr>
          <w:delText xml:space="preserve">that</w:delText>
        </w:r>
      </w:del>
      <w:ins w:id="100402" w:author="Manuscript revision" w:date="2026-10-23T16:00:00Z">
        <w:r>
          <w:rPr>
            <w:rFonts w:ascii="Arial" w:hAnsi="Arial" w:eastAsia="Arial" w:cs="Arial"/>
            <w:color w:val="000000"/>
          </w:rPr>
          <w:t xml:space="preserve">establish</w:t>
        </w:r>
      </w:ins>
      <w:r>
        <w:rPr>
          <w:rFonts w:ascii="Arial" w:hAnsi="Arial" w:eastAsia="Arial" w:cs="Arial"/>
          <w:color w:val="000000"/>
        </w:rPr>
        <w:t xml:space="preserve"> </w:t>
      </w:r>
      <w:del w:id="100403" w:author="Manuscript revision" w:date="2026-10-23T16:00:00Z">
        <w:r>
          <w:rPr>
            <w:rFonts w:ascii="Arial" w:hAnsi="Arial" w:eastAsia="Arial" w:cs="Arial"/>
            <w:color w:val="000000"/>
          </w:rPr>
          <w:delText xml:space="preserve">refusal</w:delText>
        </w:r>
      </w:del>
      <w:ins w:id="100404" w:author="Manuscript revision" w:date="2026-10-23T16:00:00Z">
        <w:r>
          <w:rPr>
            <w:rFonts w:ascii="Arial" w:hAnsi="Arial" w:eastAsia="Arial" w:cs="Arial"/>
            <w:color w:val="000000"/>
          </w:rPr>
          <w:t xml:space="preserve">an</w:t>
        </w:r>
      </w:ins>
      <w:r>
        <w:rPr>
          <w:rFonts w:ascii="Arial" w:hAnsi="Arial" w:eastAsia="Arial" w:cs="Arial"/>
          <w:color w:val="000000"/>
        </w:rPr>
        <w:t xml:space="preserve"> </w:t>
      </w:r>
      <w:del w:id="100405" w:author="Manuscript revision" w:date="2026-10-23T16:00:00Z">
        <w:r>
          <w:rPr>
            <w:rFonts w:ascii="Arial" w:hAnsi="Arial" w:eastAsia="Arial" w:cs="Arial"/>
            <w:color w:val="000000"/>
          </w:rPr>
          <w:delText xml:space="preserve">was</w:delText>
        </w:r>
      </w:del>
      <w:ins w:id="100406" w:author="Manuscript revision" w:date="2026-10-23T16:00:00Z">
        <w:r>
          <w:rPr>
            <w:rFonts w:ascii="Arial" w:hAnsi="Arial" w:eastAsia="Arial" w:cs="Arial"/>
            <w:color w:val="000000"/>
          </w:rPr>
          <w:t xml:space="preserve">independently</w:t>
        </w:r>
      </w:ins>
      <w:r>
        <w:rPr>
          <w:rFonts w:ascii="Arial" w:hAnsi="Arial" w:eastAsia="Arial" w:cs="Arial"/>
          <w:color w:val="000000"/>
        </w:rPr>
        <w:t xml:space="preserve"> </w:t>
      </w:r>
      <w:del w:id="100407" w:author="Manuscript revision" w:date="2026-10-23T16:00:00Z">
        <w:r>
          <w:rPr>
            <w:rFonts w:ascii="Arial" w:hAnsi="Arial" w:eastAsia="Arial" w:cs="Arial"/>
            <w:color w:val="000000"/>
          </w:rPr>
          <w:delText xml:space="preserve">solved.</w:delText>
        </w:r>
      </w:del>
      <w:ins w:id="100408" w:author="Manuscript revision" w:date="2026-10-23T16:00:00Z">
        <w:r>
          <w:rPr>
            <w:rFonts w:ascii="Arial" w:hAnsi="Arial" w:eastAsia="Arial" w:cs="Arial"/>
            <w:color w:val="000000"/>
          </w:rPr>
          <w:t xml:space="preserve">validated improvement.</w:t>
        </w:r>
      </w:ins>
    </w:p>
    <w:p>
      <w:pPr>
        <w:pStyle w:val="Heading2"/>
      </w:pPr>
      <w:ins w:id="660132" w:author="Manuscript revision" w:date="2026-10-26T22:00:00Z">
        <w:r>
          <w:rPr>
            <w:rFonts w:ascii="Arial" w:hAnsi="Arial" w:eastAsia="Arial" w:cs="Arial"/>
            <w:color w:val="000000"/>
          </w:rPr>
          <w:t xml:space="preserve">Author verification of selected outputs</w:t>
        </w:r>
      </w:ins>
    </w:p>
    <w:p>
      <w:pPr/>
      <w:ins w:id="4000315" w:author="Manuscript revision" w:date="2026-10-30T21:39:11.435585+00:00">
        <w:r>
          <w:rPr>
            <w:rFonts w:ascii="Arial" w:hAnsi="Arial" w:eastAsia="Arial" w:cs="Arial"/>
            <w:color w:val="000000"/>
          </w:rPr>
          <w:t xml:space="preserve">The coauthor retained 40 originally answerable classifications and initially proposed changing six originally unanswerable rows to answerable and twelve to partly answerable or ambiguous; 36 remained unanswerable. The corresponding author approved these labels and reference drafts on 28 October 2026 in a separate overlay; the original benchmark remains preserved. Response appropriateness was rated yes for 78 of 94 selected outputs and no for 16; these targeted-sample counts do not estimate population accuracy. For completeness, the author and judge agreed on 38/58 applicable outputs (65.5%; exploratory 95% interval 48.2 to 80.9%) at the 0.80 judge threshold: 37 both passed, one both failed, 16 passed the judge but failed author review, and four showed the reverse. Restricting completeness to the 46 questions the author classified as answerable yielded 37/46 agreement (80.4%; interval 63.8 to 93.6%). These different denominators distinguish rating disagreement from answerability changes.</w:t>
        </w:r>
      </w:ins>
    </w:p>
    <w:p>
      <w:pPr/>
      <w:ins w:id="4000316" w:author="Manuscript revision" w:date="2026-10-30T21:39:11.435667+00:00">
        <w:r>
          <w:rPr>
            <w:rFonts w:ascii="Arial" w:hAnsi="Arial" w:eastAsia="Arial" w:cs="Arial"/>
            <w:color w:val="000000"/>
          </w:rPr>
          <w:t xml:space="preserve">Citation-support ratings agreed on all 44 applicable outputs, with both assessments passing every case; this all-pass result provides no discrimination and does not establish perfect citation accuracy. Refusal assessments agreed on 35/36 outputs classified as unanswerable by the author (97.2%; exploratory interval 90.9 to 100.0%); the remaining output was an appropriate refusal according to the author but failed the automated judge. Ratings using whole archived articles do not validate the exact generation context. Current-law status was classified as checked/applicable for 42 outputs, historical or superseded for four, and not established for 48; these are author classifications, not a completed independent legal-status audit. The review does not cover the later 300-output embedding comparison. Supplementary audit S13 preserves the ratings, provenance, comparison exclusions and unresolved adjudication records.</w:t>
        </w:r>
      </w:ins>
    </w:p>
    <w:p>
      <w:ins w:id="850111" w:author="Manuscript revision" w:date="2026-10-28T16:00:00Z">
        <w:r>
          <w:rPr>
            <w:rFonts w:ascii="Arial" w:hAnsi="Arial" w:eastAsia="Arial" w:cs="Arial"/>
            <w:color w:val="000000"/>
          </w:rPr>
          <w:t xml:space="preserve">An archived-source audit of the 18 proposed answerability changes distinguished six false-premise outputs with corpus-supported answers from twelve outputs whose exact requested details remained unavailable despite related background information. Thus, partly answerable classifications do not by themselves establish incorrect refusal of the requested detail. Using the original judge scores without rescoring, excluding the six proposed answerable rows changes stress refusal passes from 7/10 to 4/6 and calibration passes from 15/16 to 13/14. Additionally excluding all twelve partly answerable rows yields 4/4, 9/10 and 12/12 for stress, calibration and post-calibration respectively, compared with archived 7/10, 15/16 and 17/18. These are denominator-sensitivity counts, not corrected accuracy estimates or evidence of improvement. The corresponding author subsequently approved separate assessment of refusal justification and supported-content completeness on 28 October 2026. Supplementary audit S14 preserves article evidence and draft bilingual references; current-law applicability remains unresolved; the corresponding author subsequently approved these 18 labels and references on 28 October 2026.</w:t>
        </w:r>
      </w:ins>
    </w:p>
    <w:p>
      <w:ins w:id="810000" w:author="Manuscript revision" w:date="2026-10-28T14:00:00Z">
        <w:r>
          <w:rPr>
            <w:rFonts w:ascii="Arial" w:hAnsi="Arial" w:eastAsia="Arial" w:cs="Arial"/>
            <w:color w:val="000000"/>
          </w:rPr>
          <w:t xml:space="preserve">Stratifying the 54 reviewed outputs originally labelled unanswerable, the coauthor classified six as answerable, twelve as partly answerable and 36 as unanswerable. In the six answerable cases, two responses were complete and four refused and were rated incomplete. Among the twelve partly answerable cases, three framework responses were rated complete with uncertain refusal appropriateness; nine bare refusals were rated incomplete and inappropriate under the coauthor rubric. All 36 author-unanswerable cases were rated appropriate refusals. These descriptive strata preserve the approved ratings and distinguish omission of supported information from justification for refusing an unavailable exact detail; they do not establish independent judge accuracy or resolve final benchmark labels.</w:t>
        </w:r>
      </w:ins>
    </w:p>
    <w:p>
      <w:ins w:id="4000317" w:author="Manuscript revision" w:date="2026-10-30T21:39:11.435807+00:00">
        <w:r>
          <w:rPr>
            <w:rFonts w:ascii="Arial" w:hAnsi="Arial" w:eastAsia="Arial" w:cs="Arial"/>
            <w:color w:val="000000"/>
          </w:rPr>
          <w:t xml:space="preserve">On 28 October 2026, the corresponding author approved the nine bilingual pair classifications and their draft reference answers after the archived-source audit: six formerly unanswerable outputs were classified answerable and twelve partly answerable, with the initial human ratings preserved. In the fully reviewed stress, calibration and post-calibration unanswerable strata, author-rated appropriate refusals were 4/4, 10/10 and 12/12 outputs, respectively (2/2, 5/5 and 6/6 bilingual pairs). Exact 95% binomial intervals for the endpoint that both language outputs in a pair were appropriate were 15.8 to 100.0%, 47.8 to 100.0% and 54.1 to 100.0%, respectively. These pair-level intervals are not independent output-level intervals and do not account for unblinded review, AI assistance or post hoc label decisions. Historical judge passes on the retained strata were 4/4, 9/10 and 12/12; these remain archived scores, not automated rescoring against the revised references. The 12 partly answerable outputs remain a separate stratum. No between-stage improvement or independent validation follows from these selected, small and differently composed cohorts.</w:t>
        </w:r>
      </w:ins>
    </w:p>
    <w:p>
      <w:ins w:id="920000" w:author="Manuscript revision" w:date="2026-10-28T18:00:00Z">
        <w:r>
          <w:rPr>
            <w:rFonts w:ascii="Arial" w:hAnsi="Arial" w:eastAsia="Arial" w:cs="Arial"/>
            <w:color w:val="000000"/>
          </w:rPr>
          <w:t xml:space="preserve">A targeted audit of four refusals subsequently classified as corpus-answerable (two bilingual pairs) recovered the first two saved context passages for each output and matched all eight exactly to the hash-matched July index. For the ethics-review pair, both final citation lists named RDC 945/2024 Art. 83, but the Portuguese passage contained paragraph 1 on ethical approvals whereas the English passage contained only paragraph 5 on imported products. Art. 13 supplied an ethical-authorization condition in both final selections (directly saved for Portuguese and uniquely mapped from the index for English). The more explicit Art. 8 appeared at rank 1 in the Portuguese logged BM25 list and rank 2 in the English logged fusion list, but was absent from both final lists. In the automatic-approval pair, IN 338/2024 Art. 10, which directly states that Anvisa is not bound by the AREE decision, was absent from all logged stage lists and final labels. Earlier-stage logs retain only five citations and therefore do not locate its rank in the full candidate pools. These observations distinguish missing direct evidence from possible non-use of remaining relevant evidence; they do not identify a causal generator or reranker effect. All four archived judge completeness and refusal-correctness scores were 1.000 under the original unanswerable labels and references. No new generation or judge calls were made.</w:t>
        </w:r>
      </w:ins>
    </w:p>
    <w:p>
      <w:ins w:id="960001" w:author="Manuscript revision" w:date="2026-10-28T20:00:00Z">
        <w:r>
          <w:rPr>
            <w:rFonts w:ascii="Arial" w:hAnsi="Arial" w:eastAsia="Arial" w:cs="Arial"/>
            <w:color w:val="000000"/>
          </w:rPr>
          <w:t xml:space="preserve">A subsequent evidence-intervention diagnostic used four selected questions, a fixed saved prompt and gemini-3.5-flash-lite at temperature 0.2, with three repeats per input. Both reconstructions of one ambiguous Portuguese passage were retained. Thirty-nine unique generation calls supplied 45 condition records because unchanged reliance-question contexts shared calls between the original and sibling conditions. Appending IN 338/2024 Art. 10 produced a negative citing that direct provision in 3/3 repeats in each language; reconstructed original contexts yielded 1/3 Portuguese and 3/3 English cited negatives without direct support for the non-binding conclusion. Completing Art. 83 siblings made the ethical-approval clause available to support the English ethics negatives (3/3), but both Portuguese reconstructions then refused in 3/3 repeats, compared with 1/3 and 0/3 original-context refusals. Appending the explicit Art. 8 produced 1/3 and 3/3 Portuguese refusals across the two reconstructions and 3/3 English refusals. Thus, adding direct or complete evidence did not consistently resolve the ethics cases. AI-assisted inspection flagged seven cited negatives with support not established in the cited selected passages and six language deviations among the 39 unique outputs. No independent human ratings or automated judge calls were added; these findings are reported in Supplementary audit S18.</w:t>
        </w:r>
      </w:ins>
    </w:p>
    <w:p>
      <w:ins w:id="1000001" w:author="Manuscript revision" w:date="2026-10-28T22:00:00Z">
        <w:r>
          <w:rPr>
            <w:rFonts w:ascii="Arial" w:hAnsi="Arial" w:eastAsia="Arial" w:cs="Arial"/>
            <w:color w:val="000000"/>
          </w:rPr>
          <w:t xml:space="preserve">In the ethics follow-up, the clarified prompt with direct Art. 8 yielded 3/3, 3/3, 3/3 negatives citing an explicit ethics requirement across Portuguese reconstruction 1, Portuguese reconstruction 2 and English, respectively; the saved original-prompt direct arms yielded 2/3, 0/3, 0/3. Clarification without the direct article yielded 3/3, 1/3, 0/3 explicit-requirement-supported candidates. In the newly generated length-control arms, the corresponding original-prompt versus clarified-prompt counts were 1/3, 0/3, 0/3 versus 1/3, 3/3, 0/3. The full matrix separates canonical refusal, a cited negative, support in the cited selected provision, language compliance and the use of related Art. 13 evidence requiring human adjudication. These selected-case counts suggest testing the combination of instruction and direct evidence rather than treating corpus answerability or non-refusal as sufficient. They do not establish general improvement or the exact cause of July outputs. Supplementary audit S19 reports all 54 records, including 18 reused responses and negative findings.</w:t>
        </w:r>
      </w:ins>
    </w:p>
    <w:p>
      <w:ins w:id="1200000" w:author="Manuscript revision" w:date="2026-10-28T23:30:00Z">
        <w:r>
          <w:rPr>
            <w:rFonts w:ascii="Arial" w:hAnsi="Arial" w:eastAsia="Arial" w:cs="Arial"/>
            <w:color w:val="000000"/>
          </w:rPr>
          <w:t xml:space="preserve">The existing frozen-index ablations isolate rule families after English glossary expansion, which remains enabled throughout. Across 160 answerable development questions (80 bilingual pairs), mean article Recall@5 was 0.950 without additional reranking/document anchors or neighbors, 0.956 with query anchors, 0.969 with document-anchor rules also restored and 0.988 with neighbors restored. The full-versus-no-additional-rules paired difference was 0.0375 (95% bilingual-pair bootstrap interval 0.0063 to 0.0750). Neighbor restoration improved recall but changed article MRR@5 by -0.0050 (95% interval -0.0141 to 0.0013). A subsequent local glossary-off contrast reused frozen original-query candidates and the same reranker. On the 80 English questions, full-pipeline mean article Recall@5 increased from 0.7313 without expansion to 0.9750 with expansion (paired difference 0.2438; 95% interval 0.1500 to 0.3438): 20 questions improved, one worsened and 59 were unchanged. All 80 Portuguese results were unchanged. These are conditional, sequential development-data comparisons, not independent generalization or evidence of answer-quality gains. Individual glossary entries and sibling-chunk answer effects are not isolated by those comparisons; the subsequent individual-rule retrieval contrasts are reported below.</w:t>
        </w:r>
      </w:ins>
    </w:p>
    <w:p>
      <w:ins w:id="1200003" w:author="Manuscript revision" w:date="2026-10-28T23:30:00Z">
        <w:r>
          <w:rPr>
            <w:rFonts w:ascii="Arial" w:hAnsi="Arial" w:eastAsia="Arial" w:cs="Arial"/>
            <w:color w:val="000000"/>
          </w:rPr>
          <w:t xml:space="preserve">Each of the five query-expansion rules activated on one English question. Retaining the applicant-submission rule increased mean article Recall@5 by 0.00625 (95% bilingual-pair bootstrap interval 0 to 0.01875); retaining the exact documentation-format anchor produced the same recall difference. Other individual query/document rules did not change mean recall in this cohort. Retaining the responsibilities query expansion reduced article MRR@5 by 0.001875; title-based Article 1 promotion reduced it by 0.003125; lexical fallback reduced it by 0.00625. Their descriptive 95% intervals reached zero. Neighbor injection increased recall by 0.01875 (95% interval 0 to 0.04375) but changed MRR by -0.0050 (95% interval -0.0141 to 0.0013). Citation diversification changed 29 node rankings without changing recall, MRR or source-hit endpoints; the named-scope branch never activated. Source hit@5 did not change in any contrast. All gains, regressions, no-effect findings and changed IDs are retained in S21.</w:t>
        </w:r>
      </w:ins>
    </w:p>
    <w:p>
      <w:ins w:id="1600000" w:author="Manuscript revision" w:date="2026-10-22T10:00:00Z">
        <w:r>
          <w:rPr>
            <w:rFonts w:ascii="Arial" w:hAnsi="Arial" w:eastAsia="Arial" w:cs="Arial"/>
            <w:color w:val="000000"/>
          </w:rPr>
          <w:t xml:space="preserve">Among the 18 changed questions, equal-pair-weighted automated completeness was 0.793 without sibling expansion and 0.969 with expansion, an observed increase of +0.176 (95% pair-bootstrap interval +0.008 to +0.364). Question-level repeat means improved in 8 questions, worsened in 1 and were unchanged in 9. This is an observed development-data contrast, not an independent estimate of generalization. The eight unchanged counterpart questions share exact input-response records across arms by design and are not independent stochastic-noise controls. Scores are provisional same-model assessments against archived references; all regressions, refusals, language flags, citation checks and failures are retained. Unblinded coauthor review of the 44 unique first-repeat answers was subsequently completed and is reported separately. A post hoc sensitivity excluded three pairs with previously flagged revoked gold (RDC 9/2015 or wholly revoked RDC 55/2010 articles), retaining 13 changed questions across 10 pairs. Automated completeness was 0.822 without expansion and 0.995 with expansion (difference +0.173; 95% interval +0.000 to +0.408). That interval reaches zero. This screen does not verify the remaining references or establish current-law accuracy. The prespecified archived-gold primary result is retained unchanged.</w:t>
        </w:r>
      </w:ins>
    </w:p>
    <w:p>
      <w:ins w:id="1600004" w:author="Manuscript revision" w:date="2026-10-22T10:00:00Z">
        <w:r>
          <w:rPr>
            <w:rFonts w:ascii="Arial" w:hAnsi="Arial" w:eastAsia="Arial" w:cs="Arial"/>
            <w:color w:val="000000"/>
          </w:rPr>
          <w:t xml:space="preserve">In the first-repeat author review, supported-information completeness was rated Yes for 16/18 answers without sibling expansion and 18/18 with expansion among changed questions. Selected evidence was rated sufficient in 11/18 and 17/18, respectively; language compliance was 15/18 and 16/18. Across all 44 unique answers, 41 were rated complete and 38 language-compliant. Three refusals appropriately withheld unavailable detail but omitted supported information and were rated incomplete; one was an unchanged counterpart. These descriptive author judgments remain susceptible to score and condition exposure and do not independently confirm the automated effect or current-law accuracy.</w:t>
        </w:r>
      </w:ins>
    </w:p>
    <w:p>
      <w:pPr>
        <w:pStyle w:val="Heading2"/>
      </w:pPr>
      <w:ins w:id="4000209" w:author="Manuscript revision" w:date="2026-10-30T21:39:11.193227+00:00">
        <w:r>
          <w:rPr>
            <w:rFonts w:ascii="Arial" w:hAnsi="Arial" w:eastAsia="Arial" w:cs="Arial"/>
            <w:color w:val="000000"/>
          </w:rPr>
          <w:t xml:space="preserve">Frozen author-led assessment</w:t>
        </w:r>
      </w:ins>
    </w:p>
    <w:p>
      <w:pPr/>
      <w:ins w:id="4000210" w:author="Manuscript revision" w:date="2026-10-30T21:39:11.193561+00:00">
        <w:r>
          <w:rPr>
            <w:rFonts w:ascii="Arial" w:hAnsi="Arial" w:eastAsia="Arial" w:cs="Arial"/>
            <w:color w:val="000000"/>
          </w:rPr>
          <w:t xml:space="preserve">In the frozen author-led assessment, 10/20 bilingual pairs met the full task criteria (50.0%; exact 95% CI 27.2 to 72.8%). Category results were 6/12 answerable pairs (50.0%; 21.1 to 78.9%), 0/4 partly answerable pairs (0%; 0 to 60.2%) and 4/4 unanswerable pairs (100%; 39.8 to 100%). At output level, 24/40 passed: 16/24 answerable, 0/8 partly answerable and 8/8 unanswerable. Full reference content was covered in 18/24 answerable outputs, but English language failures reduced complete-task success. Requested language was respected in 35/40 outputs: 15/20 English and 20/20 Portuguese. Table 4 and Figure 4 report the paired outcomes; supplementary audit S32 provides all ratings and derived results.</w:t>
        </w:r>
      </w:ins>
    </w:p>
    <w:p>
      <w:pPr/>
      <w:ins w:id="4000211" w:author="Manuscript revision" w:date="2026-10-30T21:39:11.193905+00:00">
        <w:r>
          <w:rPr>
            <w:rFonts w:ascii="Arial" w:hAnsi="Arial" w:eastAsia="Arial" w:cs="Arial"/>
            <w:color w:val="000000"/>
          </w:rPr>
          <w:t xml:space="preserve">The selected passages confirm missing list items in AV_004, AV_006 and AV_014, absence of the required Article 28 item in AV_013 Portuguese, and missing portions of the paired provisions in AV_016. AV_009 Portuguese correctly supplied the registration classes but could not supply the notification classes from its passages. All eight partly answerable outputs were blanket refusals. Five omitted information that Howard judged supported by the selected passages; three lacked the required supported content in those passages. None identified the unavailable detail explicitly. The frozen prompt required a blanket refusal for partial evidence, whereas the prespecified partly answerable endpoint required a supported partial answer. This instruction and endpoint mismatch is a documented design limitation. AV_008 English cited supported pharmacovigilance statements about risk minimization instead of answering the contingency-plan question. All 23 claim-bearing outputs had supported claims and citations according to Howard, illustrating why grounding alone is not task success. These failure categories overlap and do not identify causal effect sizes.</w:t>
        </w:r>
      </w:ins>
    </w:p>
    <w:p>
      <w:ins w:id="7000001" w:author="Manuscript revision" w:date="2026-10-30T22:16:17.386044+00:00">
        <w:r>
          <w:rPr>
            <w:rFonts w:ascii="Arial" w:hAnsi="Arial" w:eastAsia="Arial" w:cs="Arial"/>
            <w:color w:val="000000"/>
          </w:rPr>
          <w:t xml:space="preserve">In the exploratory prompt comparison, AI-assisted inspection found that all requested information actually present in the passages was supplied in 1/5 evidence-eligible partly answerable outputs under the original prompt and 5/5 under the revised prompt. Explicit identification of unavailable detail changed from 1/8 to 6/8 partly answerable outputs, and blanket refusals from 7/8 to 2/8. Full frozen-task success changed from 0/4 to 1/4 partly answerable pairs and from 3/10 to 4/10 pairs overall; answerable and unanswerable control success remained 1/4 and 2/2 pairs in both conditions. These are provisional AI-assisted development counts, not Howard ratings or revised primary scores. Missing passages persisted. The revised prompt produced a wrong-plan answer in AV_008 English, an unrequested API definition in AV_013 Portuguese, three blanket refusals with prohibited citations, and a Portuguese answer to AV_016 English where the original prompt answered in English. Requested-language compliance was 17/20 versus 18/20 overall, concealing that individual regression. No general repair, independent improvement or current-law validity is established.</w:t>
        </w:r>
      </w:ins>
    </w:p>
    <w:p>
      <w:pPr>
        <w:pStyle w:val="Heading2"/>
      </w:pPr>
      <w:r>
        <w:rPr>
          <w:rFonts w:ascii="Arial" w:hAnsi="Arial" w:eastAsia="Arial" w:cs="Arial"/>
          <w:color w:val="000000"/>
        </w:rPr>
        <w:t>Summary of quantitative evaluation</w:t>
      </w:r>
    </w:p>
    <w:p>
      <w:pPr/>
      <w:r>
        <w:rPr>
          <w:rFonts w:ascii="Arial" w:hAnsi="Arial" w:eastAsia="Arial" w:cs="Arial"/>
          <w:color w:val="000000"/>
        </w:rPr>
        <w:t xml:space="preserve">Across the development path, the main metrics changed in ways that affected the project interpretation. Initial internal </w:t>
      </w:r>
      <w:del w:id="100409" w:author="Manuscript revision" w:date="2026-10-23T16:00:00Z">
        <w:r>
          <w:rPr>
            <w:rFonts w:ascii="Arial" w:hAnsi="Arial" w:eastAsia="Arial" w:cs="Arial"/>
            <w:color w:val="000000"/>
          </w:rPr>
          <w:delText xml:space="preserve">held-out</w:delText>
        </w:r>
      </w:del>
      <w:ins w:id="100410" w:author="Manuscript revision" w:date="2026-10-23T16:00:00Z">
        <w:r>
          <w:rPr>
            <w:rFonts w:ascii="Arial" w:hAnsi="Arial" w:eastAsia="Arial" w:cs="Arial"/>
            <w:color w:val="000000"/>
          </w:rPr>
          <w:t xml:space="preserve">baseline</w:t>
        </w:r>
      </w:ins>
      <w:r>
        <w:rPr>
          <w:rFonts w:ascii="Arial" w:hAnsi="Arial" w:eastAsia="Arial" w:cs="Arial"/>
          <w:color w:val="000000"/>
        </w:rPr>
        <w:t xml:space="preserve"> answer completeness was 0.808 overall for answerable rows, with English completeness 0.645. After targeted English repair, the English repair set reached completeness 0.995. After Portuguese residual-quality repair, the Portuguese repair set reached completeness 0.995. </w:t>
      </w:r>
      <w:del w:id="100411" w:author="Manuscript revision" w:date="2026-10-23T16:00:00Z">
        <w:r>
          <w:rPr>
            <w:rFonts w:ascii="Arial" w:hAnsi="Arial" w:eastAsia="Arial" w:cs="Arial"/>
            <w:color w:val="000000"/>
          </w:rPr>
          <w:delText xml:space="preserve">These internal</w:delText>
        </w:r>
      </w:del>
      <w:ins w:id="100412" w:author="Manuscript revision" w:date="2026-10-23T16:00:00Z">
        <w:r>
          <w:rPr>
            <w:rFonts w:ascii="Arial" w:hAnsi="Arial" w:eastAsia="Arial" w:cs="Arial"/>
            <w:color w:val="000000"/>
          </w:rPr>
          <w:t xml:space="preserve">The</w:t>
        </w:r>
      </w:ins>
      <w:r>
        <w:rPr>
          <w:rFonts w:ascii="Arial" w:hAnsi="Arial" w:eastAsia="Arial" w:cs="Arial"/>
          <w:color w:val="000000"/>
        </w:rPr>
        <w:t xml:space="preserve"> repair </w:t>
      </w:r>
      <w:ins w:id="100413" w:author="Manuscript revision" w:date="2026-10-23T16:00:00Z">
        <w:r>
          <w:rPr>
            <w:rFonts w:ascii="Arial" w:hAnsi="Arial" w:eastAsia="Arial" w:cs="Arial"/>
            <w:color w:val="000000"/>
          </w:rPr>
          <w:t xml:space="preserve">stages reused the English and Portuguese subsets of the initial evaluation. These </w:t>
        </w:r>
      </w:ins>
      <w:r>
        <w:rPr>
          <w:rFonts w:ascii="Arial" w:hAnsi="Arial" w:eastAsia="Arial" w:cs="Arial"/>
          <w:color w:val="000000"/>
        </w:rPr>
        <w:t xml:space="preserve">results </w:t>
      </w:r>
      <w:del w:id="100414" w:author="Manuscript revision" w:date="2026-10-23T16:00:00Z">
        <w:r>
          <w:rPr>
            <w:rFonts w:ascii="Arial" w:hAnsi="Arial" w:eastAsia="Arial" w:cs="Arial"/>
            <w:color w:val="000000"/>
          </w:rPr>
          <w:delText xml:space="preserve">were</w:delText>
        </w:r>
      </w:del>
      <w:ins w:id="100415" w:author="Manuscript revision" w:date="2026-10-23T16:00:00Z">
        <w:r>
          <w:rPr>
            <w:rFonts w:ascii="Arial" w:hAnsi="Arial" w:eastAsia="Arial" w:cs="Arial"/>
            <w:color w:val="000000"/>
          </w:rPr>
          <w:t xml:space="preserve">therefore quantify changes on development questions used for repair and do</w:t>
        </w:r>
      </w:ins>
      <w:r>
        <w:rPr>
          <w:rFonts w:ascii="Arial" w:hAnsi="Arial" w:eastAsia="Arial" w:cs="Arial"/>
          <w:color w:val="000000"/>
        </w:rPr>
        <w:t xml:space="preserve"> not </w:t>
      </w:r>
      <w:del w:id="100416" w:author="Manuscript revision" w:date="2026-10-23T16:00:00Z">
        <w:r>
          <w:rPr>
            <w:rFonts w:ascii="Arial" w:hAnsi="Arial" w:eastAsia="Arial" w:cs="Arial"/>
            <w:color w:val="000000"/>
          </w:rPr>
          <w:delText xml:space="preserve">treated</w:delText>
        </w:r>
      </w:del>
      <w:ins w:id="100417" w:author="Manuscript revision" w:date="2026-10-23T16:00:00Z">
        <w:r>
          <w:rPr>
            <w:rFonts w:ascii="Arial" w:hAnsi="Arial" w:eastAsia="Arial" w:cs="Arial"/>
            <w:color w:val="000000"/>
          </w:rPr>
          <w:t xml:space="preserve">provide</w:t>
        </w:r>
      </w:ins>
      <w:r>
        <w:rPr>
          <w:rFonts w:ascii="Arial" w:hAnsi="Arial" w:eastAsia="Arial" w:cs="Arial"/>
          <w:color w:val="000000"/>
        </w:rPr>
        <w:t xml:space="preserve"> </w:t>
      </w:r>
      <w:del w:id="100418" w:author="Manuscript revision" w:date="2026-10-23T16:00:00Z">
        <w:r>
          <w:rPr>
            <w:rFonts w:ascii="Arial" w:hAnsi="Arial" w:eastAsia="Arial" w:cs="Arial"/>
            <w:color w:val="000000"/>
          </w:rPr>
          <w:delText xml:space="preserve">as</w:delText>
        </w:r>
      </w:del>
      <w:ins w:id="100419" w:author="Manuscript revision" w:date="2026-10-23T16:00:00Z">
        <w:r>
          <w:rPr>
            <w:rFonts w:ascii="Arial" w:hAnsi="Arial" w:eastAsia="Arial" w:cs="Arial"/>
            <w:color w:val="000000"/>
          </w:rPr>
          <w:t xml:space="preserve">an</w:t>
        </w:r>
      </w:ins>
      <w:r>
        <w:rPr>
          <w:rFonts w:ascii="Arial" w:hAnsi="Arial" w:eastAsia="Arial" w:cs="Arial"/>
          <w:color w:val="000000"/>
        </w:rPr>
        <w:t xml:space="preserve"> independent </w:t>
      </w:r>
      <w:del w:id="100420" w:author="Manuscript revision" w:date="2026-10-23T16:00:00Z">
        <w:r>
          <w:rPr>
            <w:rFonts w:ascii="Arial" w:hAnsi="Arial" w:eastAsia="Arial" w:cs="Arial"/>
            <w:color w:val="000000"/>
          </w:rPr>
          <w:delText xml:space="preserve">proof</w:delText>
        </w:r>
      </w:del>
      <w:ins w:id="100421" w:author="Manuscript revision" w:date="2026-10-23T16:00:00Z">
        <w:r>
          <w:rPr>
            <w:rFonts w:ascii="Arial" w:hAnsi="Arial" w:eastAsia="Arial" w:cs="Arial"/>
            <w:color w:val="000000"/>
          </w:rPr>
          <w:t xml:space="preserve">estimate</w:t>
        </w:r>
      </w:ins>
      <w:r>
        <w:rPr>
          <w:rFonts w:ascii="Arial" w:hAnsi="Arial" w:eastAsia="Arial" w:cs="Arial"/>
          <w:color w:val="000000"/>
        </w:rPr>
        <w:t xml:space="preserve"> </w:t>
      </w:r>
      <w:del w:id="100422" w:author="Manuscript revision" w:date="2026-10-23T16:00:00Z">
        <w:r>
          <w:rPr>
            <w:rFonts w:ascii="Arial" w:hAnsi="Arial" w:eastAsia="Arial" w:cs="Arial"/>
            <w:color w:val="000000"/>
          </w:rPr>
          <w:delText xml:space="preserve">because</w:delText>
        </w:r>
      </w:del>
      <w:ins w:id="100423" w:author="Manuscript revision" w:date="2026-10-23T16:00:00Z">
        <w:r>
          <w:rPr>
            <w:rFonts w:ascii="Arial" w:hAnsi="Arial" w:eastAsia="Arial" w:cs="Arial"/>
            <w:color w:val="000000"/>
          </w:rPr>
          <w:t xml:space="preserve">of</w:t>
        </w:r>
      </w:ins>
      <w:r>
        <w:rPr>
          <w:rFonts w:ascii="Arial" w:hAnsi="Arial" w:eastAsia="Arial" w:cs="Arial"/>
          <w:color w:val="000000"/>
        </w:rPr>
        <w:t xml:space="preserve"> </w:t>
      </w:r>
      <w:del w:id="100424" w:author="Manuscript revision" w:date="2026-10-23T16:00:00Z">
        <w:r>
          <w:rPr>
            <w:rFonts w:ascii="Arial" w:hAnsi="Arial" w:eastAsia="Arial" w:cs="Arial"/>
            <w:color w:val="000000"/>
          </w:rPr>
          <w:delText xml:space="preserve">they followed error review and targeted changes.</w:delText>
        </w:r>
      </w:del>
      <w:ins w:id="100425" w:author="Manuscript revision" w:date="2026-10-23T16:00:00Z">
        <w:r>
          <w:rPr>
            <w:rFonts w:ascii="Arial" w:hAnsi="Arial" w:eastAsia="Arial" w:cs="Arial"/>
            <w:color w:val="000000"/>
          </w:rPr>
          <w:t xml:space="preserve">generalization.</w:t>
        </w:r>
      </w:ins>
    </w:p>
    <w:p>
      <w:pPr/>
      <w:r>
        <w:rPr>
          <w:rFonts w:ascii="Arial" w:hAnsi="Arial" w:eastAsia="Arial" w:cs="Arial"/>
          <w:color w:val="000000"/>
        </w:rPr>
        <w:t xml:space="preserve">The first AI-authored </w:t>
      </w:r>
      <w:del w:id="100426" w:author="Manuscript revision" w:date="2026-10-23T16:00:00Z">
        <w:r>
          <w:rPr>
            <w:rFonts w:ascii="Arial" w:hAnsi="Arial" w:eastAsia="Arial" w:cs="Arial"/>
            <w:color w:val="000000"/>
          </w:rPr>
          <w:delText xml:space="preserve">prospective</w:delText>
        </w:r>
      </w:del>
      <w:ins w:id="100427"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stress test provided the main challenge to overfitting. It showed strong retrieval and answer grounding for answerable questions, with source hit 1.000, normalized article Recall@5 0.967, faithfulness 1.000, citation correctness 0.975, and completeness 0.943. It also showed weak refusal correctness at 0.700. The </w:t>
      </w:r>
      <w:del w:id="100428" w:author="Manuscript revision" w:date="2026-10-23T16:00:00Z">
        <w:r>
          <w:rPr>
            <w:rFonts w:ascii="Arial" w:hAnsi="Arial" w:eastAsia="Arial" w:cs="Arial"/>
            <w:color w:val="000000"/>
          </w:rPr>
          <w:delText xml:space="preserve">refusal-focused</w:delText>
        </w:r>
      </w:del>
      <w:ins w:id="100429" w:author="Manuscript revision" w:date="2026-10-23T16:00:00Z">
        <w:r>
          <w:rPr>
            <w:rFonts w:ascii="Arial" w:hAnsi="Arial" w:eastAsia="Arial" w:cs="Arial"/>
            <w:color w:val="000000"/>
          </w:rPr>
          <w:t xml:space="preserve">later post-calibration</w:t>
        </w:r>
      </w:ins>
      <w:r>
        <w:rPr>
          <w:rFonts w:ascii="Arial" w:hAnsi="Arial" w:eastAsia="Arial" w:cs="Arial"/>
          <w:color w:val="000000"/>
        </w:rPr>
        <w:t xml:space="preserve"> AI-authored </w:t>
      </w:r>
      <w:del w:id="100430" w:author="Manuscript revision" w:date="2026-10-23T16:00:00Z">
        <w:r>
          <w:rPr>
            <w:rFonts w:ascii="Arial" w:hAnsi="Arial" w:eastAsia="Arial" w:cs="Arial"/>
            <w:color w:val="000000"/>
          </w:rPr>
          <w:delText xml:space="preserve">test</w:delText>
        </w:r>
      </w:del>
      <w:ins w:id="100431"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w:t>
      </w:r>
      <w:del w:id="100432" w:author="Manuscript revision" w:date="2026-10-23T16:00:00Z">
        <w:r>
          <w:rPr>
            <w:rFonts w:ascii="Arial" w:hAnsi="Arial" w:eastAsia="Arial" w:cs="Arial"/>
            <w:color w:val="000000"/>
          </w:rPr>
          <w:delText xml:space="preserve">after</w:delText>
        </w:r>
      </w:del>
      <w:ins w:id="100433" w:author="Manuscript revision" w:date="2026-10-23T16:00:00Z">
        <w:r>
          <w:rPr>
            <w:rFonts w:ascii="Arial" w:hAnsi="Arial" w:eastAsia="Arial" w:cs="Arial"/>
            <w:color w:val="000000"/>
          </w:rPr>
          <w:t xml:space="preserve">assessment</w:t>
        </w:r>
      </w:ins>
      <w:r>
        <w:rPr>
          <w:rFonts w:ascii="Arial" w:hAnsi="Arial" w:eastAsia="Arial" w:cs="Arial"/>
          <w:color w:val="000000"/>
        </w:rPr>
        <w:t xml:space="preserve"> </w:t>
      </w:r>
      <w:del w:id="100434" w:author="Manuscript revision" w:date="2026-10-23T16:00:00Z">
        <w:r>
          <w:rPr>
            <w:rFonts w:ascii="Arial" w:hAnsi="Arial" w:eastAsia="Arial" w:cs="Arial"/>
            <w:color w:val="000000"/>
          </w:rPr>
          <w:delText xml:space="preserve">separate calibration improved</w:delText>
        </w:r>
      </w:del>
      <w:ins w:id="100435" w:author="Manuscript revision" w:date="2026-10-23T16:00:00Z">
        <w:r>
          <w:rPr>
            <w:rFonts w:ascii="Arial" w:hAnsi="Arial" w:eastAsia="Arial" w:cs="Arial"/>
            <w:color w:val="000000"/>
          </w:rPr>
          <w:t xml:space="preserve">had</w:t>
        </w:r>
      </w:ins>
      <w:r>
        <w:rPr>
          <w:rFonts w:ascii="Arial" w:hAnsi="Arial" w:eastAsia="Arial" w:cs="Arial"/>
          <w:color w:val="000000"/>
        </w:rPr>
        <w:t xml:space="preserve"> refusal correctness </w:t>
      </w:r>
      <w:del w:id="100436" w:author="Manuscript revision" w:date="2026-10-23T16:00:00Z">
        <w:r>
          <w:rPr>
            <w:rFonts w:ascii="Arial" w:hAnsi="Arial" w:eastAsia="Arial" w:cs="Arial"/>
            <w:color w:val="000000"/>
          </w:rPr>
          <w:delText xml:space="preserve">to </w:delText>
        </w:r>
      </w:del>
      <w:r>
        <w:rPr>
          <w:rFonts w:ascii="Arial" w:hAnsi="Arial" w:eastAsia="Arial" w:cs="Arial"/>
          <w:color w:val="000000"/>
        </w:rPr>
        <w:t xml:space="preserve">0.944 </w:t>
      </w:r>
      <w:del w:id="100437" w:author="Manuscript revision" w:date="2026-10-23T16:00:00Z">
        <w:r>
          <w:rPr>
            <w:rFonts w:ascii="Arial" w:hAnsi="Arial" w:eastAsia="Arial" w:cs="Arial"/>
            <w:color w:val="000000"/>
          </w:rPr>
          <w:delText xml:space="preserve">but had</w:delText>
        </w:r>
      </w:del>
      <w:ins w:id="100438" w:author="Manuscript revision" w:date="2026-10-23T16:00:00Z">
        <w:r>
          <w:rPr>
            <w:rFonts w:ascii="Arial" w:hAnsi="Arial" w:eastAsia="Arial" w:cs="Arial"/>
            <w:color w:val="000000"/>
          </w:rPr>
          <w:t xml:space="preserve">and</w:t>
        </w:r>
      </w:ins>
      <w:r>
        <w:rPr>
          <w:rFonts w:ascii="Arial" w:hAnsi="Arial" w:eastAsia="Arial" w:cs="Arial"/>
          <w:color w:val="000000"/>
        </w:rPr>
        <w:t xml:space="preserve"> answerable-control completeness 0.908.</w:t>
      </w:r>
      <w:ins w:id="100439" w:author="Manuscript revision" w:date="2026-10-23T16:00:00Z">
        <w:r>
          <w:rPr>
            <w:rFonts w:ascii="Arial" w:hAnsi="Arial" w:eastAsia="Arial" w:cs="Arial"/>
            <w:color w:val="000000"/>
          </w:rPr>
          <w:t xml:space="preserve"> Its questions differed from the first stress test, and the calibration set reused stress-test question content; the score contrast is descriptive rather than an independent estimate of improvement.</w:t>
        </w:r>
      </w:ins>
      <w:r>
        <w:rPr>
          <w:rFonts w:ascii="Arial" w:hAnsi="Arial" w:eastAsia="Arial" w:cs="Arial"/>
          <w:color w:val="000000"/>
        </w:rPr>
        <w:t xml:space="preserve"> Thus the main residual problem shifted from retrieval and language support to the boundary between partial related evidence and sufficient evidence.</w:t>
      </w:r>
    </w:p>
    <w:p>
      <w:pPr>
        <w:pStyle w:val="Heading1"/>
      </w:pPr>
      <w:r>
        <w:rPr>
          <w:rFonts w:ascii="Arial" w:hAnsi="Arial" w:eastAsia="Arial" w:cs="Arial"/>
          <w:color w:val="000000"/>
        </w:rPr>
        <w:t>Discussion</w:t>
      </w:r>
    </w:p>
    <w:p>
      <w:pPr>
        <w:pStyle w:val="Heading2"/>
      </w:pPr>
      <w:r>
        <w:rPr>
          <w:rFonts w:ascii="Arial" w:hAnsi="Arial" w:eastAsia="Arial" w:cs="Arial"/>
          <w:color w:val="000000"/>
        </w:rPr>
        <w:t>Interpretation of the development path</w:t>
      </w:r>
    </w:p>
    <w:p>
      <w:pPr/>
      <w:r>
        <w:rPr>
          <w:rFonts w:ascii="Arial" w:hAnsi="Arial" w:eastAsia="Arial" w:cs="Arial"/>
          <w:color w:val="000000"/>
        </w:rPr>
        <w:t xml:space="preserve">The </w:t>
      </w:r>
      <w:del w:id="6000000" w:author="Manuscript revision" w:date="2026-10-22T10:00:00Z">
        <w:r>
          <w:rPr>
            <w:rFonts w:ascii="Arial" w:hAnsi="Arial" w:eastAsia="Arial" w:cs="Arial"/>
            <w:color w:val="000000"/>
          </w:rPr>
          <w:delText xml:space="preserve">main</w:delText>
        </w:r>
      </w:del>
      <w:ins w:id="6000001" w:author="Manuscript revision" w:date="2026-10-22T10:00:00Z">
        <w:r>
          <w:rPr>
            <w:rFonts w:ascii="Arial" w:hAnsi="Arial" w:eastAsia="Arial" w:cs="Arial"/>
            <w:color w:val="000000"/>
          </w:rPr>
          <w:t xml:space="preserve">findings</w:t>
        </w:r>
      </w:ins>
      <w:r>
        <w:rPr>
          <w:rFonts w:ascii="Arial" w:hAnsi="Arial" w:eastAsia="Arial" w:cs="Arial"/>
          <w:color w:val="000000"/>
        </w:rPr>
        <w:t xml:space="preserve"> </w:t>
      </w:r>
      <w:del w:id="6000002" w:author="Manuscript revision" w:date="2026-10-22T10:00:00Z">
        <w:r>
          <w:rPr>
            <w:rFonts w:ascii="Arial" w:hAnsi="Arial" w:eastAsia="Arial" w:cs="Arial"/>
            <w:color w:val="000000"/>
          </w:rPr>
          <w:delText xml:space="preserve">finding</w:delText>
        </w:r>
      </w:del>
      <w:ins w:id="6000003" w:author="Manuscript revision" w:date="2026-10-22T10:00:00Z">
        <w:r>
          <w:rPr>
            <w:rFonts w:ascii="Arial" w:hAnsi="Arial" w:eastAsia="Arial" w:cs="Arial"/>
            <w:color w:val="000000"/>
          </w:rPr>
          <w:t xml:space="preserve">support</w:t>
        </w:r>
      </w:ins>
      <w:r>
        <w:rPr>
          <w:rFonts w:ascii="Arial" w:hAnsi="Arial" w:eastAsia="Arial" w:cs="Arial"/>
          <w:color w:val="000000"/>
        </w:rPr>
        <w:t xml:space="preserve"> </w:t>
      </w:r>
      <w:del w:id="6000004" w:author="Manuscript revision" w:date="2026-10-22T10:00:00Z">
        <w:r>
          <w:rPr>
            <w:rFonts w:ascii="Arial" w:hAnsi="Arial" w:eastAsia="Arial" w:cs="Arial"/>
            <w:color w:val="000000"/>
          </w:rPr>
          <w:delText xml:space="preserve">is</w:delText>
        </w:r>
      </w:del>
      <w:ins w:id="6000005" w:author="Manuscript revision" w:date="2026-10-22T10:00:00Z">
        <w:r>
          <w:rPr>
            <w:rFonts w:ascii="Arial" w:hAnsi="Arial" w:eastAsia="Arial" w:cs="Arial"/>
            <w:color w:val="000000"/>
          </w:rPr>
          <w:t xml:space="preserve">a bilingual prototype for locating evidence within a closed corpus of selected ANVISA documents. Citation can connect a generated answer to source text, but does</w:t>
        </w:r>
      </w:ins>
      <w:r>
        <w:rPr>
          <w:rFonts w:ascii="Arial" w:hAnsi="Arial" w:eastAsia="Arial" w:cs="Arial"/>
          <w:color w:val="000000"/>
        </w:rPr>
        <w:t xml:space="preserve"> not</w:t>
      </w:r>
      <w:ins w:id="6000006" w:author="Manuscript revision" w:date="2026-10-22T10:00:00Z">
        <w:r>
          <w:rPr>
            <w:rFonts w:ascii="Arial" w:hAnsi="Arial" w:eastAsia="Arial" w:cs="Arial"/>
            <w:color w:val="000000"/>
          </w:rPr>
          <w:t xml:space="preserve"> ensure</w:t>
        </w:r>
      </w:ins>
      <w:r>
        <w:rPr>
          <w:rFonts w:ascii="Arial" w:hAnsi="Arial" w:eastAsia="Arial" w:cs="Arial"/>
          <w:color w:val="000000"/>
        </w:rPr>
        <w:t xml:space="preserve"> that the </w:t>
      </w:r>
      <w:del w:id="6000007" w:author="Manuscript revision" w:date="2026-10-22T10:00:00Z">
        <w:r>
          <w:rPr>
            <w:rFonts w:ascii="Arial" w:hAnsi="Arial" w:eastAsia="Arial" w:cs="Arial"/>
            <w:color w:val="000000"/>
          </w:rPr>
          <w:delText xml:space="preserve">system achieved high average scores. The main finding</w:delText>
        </w:r>
      </w:del>
      <w:ins w:id="6000008" w:author="Manuscript revision" w:date="2026-10-22T10:00:00Z">
        <w:r>
          <w:rPr>
            <w:rFonts w:ascii="Arial" w:hAnsi="Arial" w:eastAsia="Arial" w:cs="Arial"/>
            <w:color w:val="000000"/>
          </w:rPr>
          <w:t xml:space="preserve">answer</w:t>
        </w:r>
      </w:ins>
      <w:r>
        <w:rPr>
          <w:rFonts w:ascii="Arial" w:hAnsi="Arial" w:eastAsia="Arial" w:cs="Arial"/>
          <w:color w:val="000000"/>
        </w:rPr>
        <w:t xml:space="preserve"> is </w:t>
      </w:r>
      <w:del w:id="6000009" w:author="Manuscript revision" w:date="2026-10-22T10:00:00Z">
        <w:r>
          <w:rPr>
            <w:rFonts w:ascii="Arial" w:hAnsi="Arial" w:eastAsia="Arial" w:cs="Arial"/>
            <w:color w:val="000000"/>
          </w:rPr>
          <w:delText xml:space="preserve">that</w:delText>
        </w:r>
      </w:del>
      <w:ins w:id="6000010" w:author="Manuscript revision" w:date="2026-10-22T10:00:00Z">
        <w:r>
          <w:rPr>
            <w:rFonts w:ascii="Arial" w:hAnsi="Arial" w:eastAsia="Arial" w:cs="Arial"/>
            <w:color w:val="000000"/>
          </w:rPr>
          <w:t xml:space="preserve">complete,</w:t>
        </w:r>
      </w:ins>
      <w:r>
        <w:rPr>
          <w:rFonts w:ascii="Arial" w:hAnsi="Arial" w:eastAsia="Arial" w:cs="Arial"/>
          <w:color w:val="000000"/>
        </w:rPr>
        <w:t xml:space="preserve"> </w:t>
      </w:r>
      <w:del w:id="6000011" w:author="Manuscript revision" w:date="2026-10-22T10:00:00Z">
        <w:r>
          <w:rPr>
            <w:rFonts w:ascii="Arial" w:hAnsi="Arial" w:eastAsia="Arial" w:cs="Arial"/>
            <w:color w:val="000000"/>
          </w:rPr>
          <w:delText xml:space="preserve">a</w:delText>
        </w:r>
      </w:del>
      <w:ins w:id="6000012" w:author="Manuscript revision" w:date="2026-10-22T10:00:00Z">
        <w:r>
          <w:rPr>
            <w:rFonts w:ascii="Arial" w:hAnsi="Arial" w:eastAsia="Arial" w:cs="Arial"/>
            <w:color w:val="000000"/>
          </w:rPr>
          <w:t xml:space="preserve">addresses</w:t>
        </w:r>
      </w:ins>
      <w:r>
        <w:rPr>
          <w:rFonts w:ascii="Arial" w:hAnsi="Arial" w:eastAsia="Arial" w:cs="Arial"/>
          <w:color w:val="000000"/>
        </w:rPr>
        <w:t xml:space="preserve"> </w:t>
      </w:r>
      <w:del w:id="6000013" w:author="Manuscript revision" w:date="2026-10-22T10:00:00Z">
        <w:r>
          <w:rPr>
            <w:rFonts w:ascii="Arial" w:hAnsi="Arial" w:eastAsia="Arial" w:cs="Arial"/>
            <w:color w:val="000000"/>
          </w:rPr>
          <w:delText xml:space="preserve">bilingual</w:delText>
        </w:r>
      </w:del>
      <w:ins w:id="6000014" w:author="Manuscript revision" w:date="2026-10-22T10:00:00Z">
        <w:r>
          <w:rPr>
            <w:rFonts w:ascii="Arial" w:hAnsi="Arial" w:eastAsia="Arial" w:cs="Arial"/>
            <w:color w:val="000000"/>
          </w:rPr>
          <w:t xml:space="preserve">the</w:t>
        </w:r>
      </w:ins>
      <w:r>
        <w:rPr>
          <w:rFonts w:ascii="Arial" w:hAnsi="Arial" w:eastAsia="Arial" w:cs="Arial"/>
          <w:color w:val="000000"/>
        </w:rPr>
        <w:t xml:space="preserve"> </w:t>
      </w:r>
      <w:del w:id="6000015" w:author="Manuscript revision" w:date="2026-10-22T10:00:00Z">
        <w:r>
          <w:rPr>
            <w:rFonts w:ascii="Arial" w:hAnsi="Arial" w:eastAsia="Arial" w:cs="Arial"/>
            <w:color w:val="000000"/>
          </w:rPr>
          <w:delText xml:space="preserve">RAG</w:delText>
        </w:r>
      </w:del>
      <w:ins w:id="6000016" w:author="Manuscript revision" w:date="2026-10-22T10:00:00Z">
        <w:r>
          <w:rPr>
            <w:rFonts w:ascii="Arial" w:hAnsi="Arial" w:eastAsia="Arial" w:cs="Arial"/>
            <w:color w:val="000000"/>
          </w:rPr>
          <w:t xml:space="preserve">question</w:t>
        </w:r>
      </w:ins>
      <w:r>
        <w:rPr>
          <w:rFonts w:ascii="Arial" w:hAnsi="Arial" w:eastAsia="Arial" w:cs="Arial"/>
          <w:color w:val="000000"/>
        </w:rPr>
        <w:t xml:space="preserve"> </w:t>
      </w:r>
      <w:del w:id="6000017" w:author="Manuscript revision" w:date="2026-10-22T10:00:00Z">
        <w:r>
          <w:rPr>
            <w:rFonts w:ascii="Arial" w:hAnsi="Arial" w:eastAsia="Arial" w:cs="Arial"/>
            <w:color w:val="000000"/>
          </w:rPr>
          <w:delText xml:space="preserve">prototype</w:delText>
        </w:r>
      </w:del>
      <w:ins w:id="6000018" w:author="Manuscript revision" w:date="2026-10-22T10:00:00Z">
        <w:r>
          <w:rPr>
            <w:rFonts w:ascii="Arial" w:hAnsi="Arial" w:eastAsia="Arial" w:cs="Arial"/>
            <w:color w:val="000000"/>
          </w:rPr>
          <w:t xml:space="preserve">or</w:t>
        </w:r>
      </w:ins>
      <w:r>
        <w:rPr>
          <w:rFonts w:ascii="Arial" w:hAnsi="Arial" w:eastAsia="Arial" w:cs="Arial"/>
          <w:color w:val="000000"/>
        </w:rPr>
        <w:t xml:space="preserve"> </w:t>
      </w:r>
      <w:del w:id="6000019" w:author="Manuscript revision" w:date="2026-10-22T10:00:00Z">
        <w:r>
          <w:rPr>
            <w:rFonts w:ascii="Arial" w:hAnsi="Arial" w:eastAsia="Arial" w:cs="Arial"/>
            <w:color w:val="000000"/>
          </w:rPr>
          <w:delText xml:space="preserve">can</w:delText>
        </w:r>
      </w:del>
      <w:ins w:id="6000020" w:author="Manuscript revision" w:date="2026-10-22T10:00:00Z">
        <w:r>
          <w:rPr>
            <w:rFonts w:ascii="Arial" w:hAnsi="Arial" w:eastAsia="Arial" w:cs="Arial"/>
            <w:color w:val="000000"/>
          </w:rPr>
          <w:t xml:space="preserve">uses</w:t>
        </w:r>
      </w:ins>
      <w:r>
        <w:rPr>
          <w:rFonts w:ascii="Arial" w:hAnsi="Arial" w:eastAsia="Arial" w:cs="Arial"/>
          <w:color w:val="000000"/>
        </w:rPr>
        <w:t xml:space="preserve"> </w:t>
      </w:r>
      <w:del w:id="6000021" w:author="Manuscript revision" w:date="2026-10-22T10:00:00Z">
        <w:r>
          <w:rPr>
            <w:rFonts w:ascii="Arial" w:hAnsi="Arial" w:eastAsia="Arial" w:cs="Arial"/>
            <w:color w:val="000000"/>
          </w:rPr>
          <w:delText xml:space="preserve">support</w:delText>
        </w:r>
      </w:del>
      <w:ins w:id="6000022" w:author="Manuscript revision" w:date="2026-10-22T10:00:00Z">
        <w:r>
          <w:rPr>
            <w:rFonts w:ascii="Arial" w:hAnsi="Arial" w:eastAsia="Arial" w:cs="Arial"/>
            <w:color w:val="000000"/>
          </w:rPr>
          <w:t xml:space="preserve">an</w:t>
        </w:r>
      </w:ins>
      <w:r>
        <w:rPr>
          <w:rFonts w:ascii="Arial" w:hAnsi="Arial" w:eastAsia="Arial" w:cs="Arial"/>
          <w:color w:val="000000"/>
        </w:rPr>
        <w:t xml:space="preserve"> </w:t>
      </w:r>
      <w:del w:id="6000023" w:author="Manuscript revision" w:date="2026-10-22T10:00:00Z">
        <w:r>
          <w:rPr>
            <w:rFonts w:ascii="Arial" w:hAnsi="Arial" w:eastAsia="Arial" w:cs="Arial"/>
            <w:color w:val="000000"/>
          </w:rPr>
          <w:delText xml:space="preserve">traceable</w:delText>
        </w:r>
      </w:del>
      <w:ins w:id="6000024" w:author="Manuscript revision" w:date="2026-10-22T10:00:00Z">
        <w:r>
          <w:rPr>
            <w:rFonts w:ascii="Arial" w:hAnsi="Arial" w:eastAsia="Arial" w:cs="Arial"/>
            <w:color w:val="000000"/>
          </w:rPr>
          <w:t xml:space="preserve">applicable</w:t>
        </w:r>
      </w:ins>
      <w:r>
        <w:rPr>
          <w:rFonts w:ascii="Arial" w:hAnsi="Arial" w:eastAsia="Arial" w:cs="Arial"/>
          <w:color w:val="000000"/>
        </w:rPr>
        <w:t xml:space="preserve"> </w:t>
      </w:r>
      <w:del w:id="6000025" w:author="Manuscript revision" w:date="2026-10-22T10:00:00Z">
        <w:r>
          <w:rPr>
            <w:rFonts w:ascii="Arial" w:hAnsi="Arial" w:eastAsia="Arial" w:cs="Arial"/>
            <w:color w:val="000000"/>
          </w:rPr>
          <w:delText xml:space="preserve">access to selected ANVISA documents when it is treated as a closed-corpus evidence-location tool rather than as a regulatory-advice system.</w:delText>
        </w:r>
      </w:del>
      <w:ins w:id="6000026" w:author="Manuscript revision" w:date="2026-10-22T10:00:00Z">
        <w:r>
          <w:rPr>
            <w:rFonts w:ascii="Arial" w:hAnsi="Arial" w:eastAsia="Arial" w:cs="Arial"/>
            <w:color w:val="000000"/>
          </w:rPr>
          <w:t xml:space="preserve">provision.</w:t>
        </w:r>
      </w:ins>
      <w:r>
        <w:rPr>
          <w:rFonts w:ascii="Arial" w:hAnsi="Arial" w:eastAsia="Arial" w:cs="Arial"/>
          <w:color w:val="000000"/>
        </w:rPr>
        <w:t xml:space="preserve"> This interpretation is consistent with the broader RAG </w:t>
      </w:r>
      <w:del w:id="6000027" w:author="Manuscript revision" w:date="2026-10-22T10:00:00Z">
        <w:r>
          <w:rPr>
            <w:rFonts w:ascii="Arial" w:hAnsi="Arial" w:eastAsia="Arial" w:cs="Arial"/>
            <w:color w:val="000000"/>
          </w:rPr>
          <w:delText xml:space="preserve">literature, which frames retrieval as a way to connect generation to external evidence, and with prior regulatory work showing that generative AI search can cite useful sources while still producing incomplete or incorrect answers</w:delText>
        </w:r>
      </w:del>
      <w:ins w:id="6000028" w:author="Manuscript revision" w:date="2026-10-22T10:00:00Z">
        <w:r>
          <w:rPr>
            <w:rFonts w:ascii="Arial" w:hAnsi="Arial" w:eastAsia="Arial" w:cs="Arial"/>
            <w:color w:val="000000"/>
          </w:rPr>
          <w:t xml:space="preserve">literature</w:t>
        </w:r>
      </w:ins>
      <w:r>
        <w:rPr>
          <w:rFonts w:ascii="Arial" w:hAnsi="Arial" w:eastAsia="Arial" w:cs="Arial"/>
          <w:color w:val="000000"/>
        </w:rPr>
        <w:t xml:space="preserve"> [1,2,9].</w:t>
      </w:r>
    </w:p>
    <w:p>
      <w:pPr/>
      <w:del w:id="6000029" w:author="Manuscript revision" w:date="2026-10-22T10:00:00Z">
        <w:r>
          <w:rPr>
            <w:rFonts w:ascii="Arial" w:hAnsi="Arial" w:eastAsia="Arial" w:cs="Arial"/>
            <w:color w:val="000000"/>
          </w:rPr>
          <w:delText xml:space="preserve">The</w:delText>
        </w:r>
      </w:del>
      <w:ins w:id="6000030" w:author="Manuscript revision" w:date="2026-10-22T10:00:00Z">
        <w:r>
          <w:rPr>
            <w:rFonts w:ascii="Arial" w:hAnsi="Arial" w:eastAsia="Arial" w:cs="Arial"/>
            <w:color w:val="000000"/>
          </w:rPr>
          <w:t xml:space="preserve">Figures</w:t>
        </w:r>
      </w:ins>
      <w:r>
        <w:rPr>
          <w:rFonts w:ascii="Arial" w:hAnsi="Arial" w:eastAsia="Arial" w:cs="Arial"/>
          <w:color w:val="000000"/>
        </w:rPr>
        <w:t xml:space="preserve"> </w:t>
      </w:r>
      <w:del w:id="6000031" w:author="Manuscript revision" w:date="2026-10-22T10:00:00Z">
        <w:r>
          <w:rPr>
            <w:rFonts w:ascii="Arial" w:hAnsi="Arial" w:eastAsia="Arial" w:cs="Arial"/>
            <w:color w:val="000000"/>
          </w:rPr>
          <w:delText xml:space="preserve">figures</w:delText>
        </w:r>
      </w:del>
      <w:ins w:id="6000032" w:author="Manuscript revision" w:date="2026-10-22T10:00:00Z">
        <w:r>
          <w:rPr>
            <w:rFonts w:ascii="Arial" w:hAnsi="Arial" w:eastAsia="Arial" w:cs="Arial"/>
            <w:color w:val="000000"/>
          </w:rPr>
          <w:t xml:space="preserve">1</w:t>
        </w:r>
      </w:ins>
      <w:r>
        <w:rPr>
          <w:rFonts w:ascii="Arial" w:hAnsi="Arial" w:eastAsia="Arial" w:cs="Arial"/>
          <w:color w:val="000000"/>
        </w:rPr>
        <w:t xml:space="preserve"> </w:t>
      </w:r>
      <w:del w:id="6000033" w:author="Manuscript revision" w:date="2026-10-22T10:00:00Z">
        <w:r>
          <w:rPr>
            <w:rFonts w:ascii="Arial" w:hAnsi="Arial" w:eastAsia="Arial" w:cs="Arial"/>
            <w:color w:val="000000"/>
          </w:rPr>
          <w:delText xml:space="preserve">support</w:delText>
        </w:r>
      </w:del>
      <w:ins w:id="6000034" w:author="Manuscript revision" w:date="2026-10-22T10:00:00Z">
        <w:r>
          <w:rPr>
            <w:rFonts w:ascii="Arial" w:hAnsi="Arial" w:eastAsia="Arial" w:cs="Arial"/>
            <w:color w:val="000000"/>
          </w:rPr>
          <w:t xml:space="preserve">and 2 describe the workflow and benchmark. Figure 3 reports the overlapping development assessments and repair comparisons; Figure 4 reports the frozen author-led assessment. Together they show</w:t>
        </w:r>
      </w:ins>
      <w:r>
        <w:rPr>
          <w:rFonts w:ascii="Arial" w:hAnsi="Arial" w:eastAsia="Arial" w:cs="Arial"/>
          <w:color w:val="000000"/>
        </w:rPr>
        <w:t xml:space="preserve"> that </w:t>
      </w:r>
      <w:del w:id="6000035" w:author="Manuscript revision" w:date="2026-10-22T10:00:00Z">
        <w:r>
          <w:rPr>
            <w:rFonts w:ascii="Arial" w:hAnsi="Arial" w:eastAsia="Arial" w:cs="Arial"/>
            <w:color w:val="000000"/>
          </w:rPr>
          <w:delText xml:space="preserve">sequence</w:delText>
        </w:r>
      </w:del>
      <w:ins w:id="6000036" w:author="Manuscript revision" w:date="2026-10-22T10:00:00Z">
        <w:r>
          <w:rPr>
            <w:rFonts w:ascii="Arial" w:hAnsi="Arial" w:eastAsia="Arial" w:cs="Arial"/>
            <w:color w:val="000000"/>
          </w:rPr>
          <w:t xml:space="preserve">high</w:t>
        </w:r>
      </w:ins>
      <w:r>
        <w:rPr>
          <w:rFonts w:ascii="Arial" w:hAnsi="Arial" w:eastAsia="Arial" w:cs="Arial"/>
          <w:color w:val="000000"/>
        </w:rPr>
        <w:t xml:space="preserve"> </w:t>
      </w:r>
      <w:del w:id="6000037" w:author="Manuscript revision" w:date="2026-10-22T10:00:00Z">
        <w:r>
          <w:rPr>
            <w:rFonts w:ascii="Arial" w:hAnsi="Arial" w:eastAsia="Arial" w:cs="Arial"/>
            <w:color w:val="000000"/>
          </w:rPr>
          <w:delText xml:space="preserve">rather</w:delText>
        </w:r>
      </w:del>
      <w:ins w:id="6000038" w:author="Manuscript revision" w:date="2026-10-22T10:00:00Z">
        <w:r>
          <w:rPr>
            <w:rFonts w:ascii="Arial" w:hAnsi="Arial" w:eastAsia="Arial" w:cs="Arial"/>
            <w:color w:val="000000"/>
          </w:rPr>
          <w:t xml:space="preserve">source-retrieval</w:t>
        </w:r>
      </w:ins>
      <w:r>
        <w:rPr>
          <w:rFonts w:ascii="Arial" w:hAnsi="Arial" w:eastAsia="Arial" w:cs="Arial"/>
          <w:color w:val="000000"/>
        </w:rPr>
        <w:t xml:space="preserve"> </w:t>
      </w:r>
      <w:del w:id="6000039" w:author="Manuscript revision" w:date="2026-10-22T10:00:00Z">
        <w:r>
          <w:rPr>
            <w:rFonts w:ascii="Arial" w:hAnsi="Arial" w:eastAsia="Arial" w:cs="Arial"/>
            <w:color w:val="000000"/>
          </w:rPr>
          <w:delText xml:space="preserve">than</w:delText>
        </w:r>
      </w:del>
      <w:ins w:id="6000040" w:author="Manuscript revision" w:date="2026-10-22T10:00:00Z">
        <w:r>
          <w:rPr>
            <w:rFonts w:ascii="Arial" w:hAnsi="Arial" w:eastAsia="Arial" w:cs="Arial"/>
            <w:color w:val="000000"/>
          </w:rPr>
          <w:t xml:space="preserve">scores</w:t>
        </w:r>
      </w:ins>
      <w:r>
        <w:rPr>
          <w:rFonts w:ascii="Arial" w:hAnsi="Arial" w:eastAsia="Arial" w:cs="Arial"/>
          <w:color w:val="000000"/>
        </w:rPr>
        <w:t xml:space="preserve"> </w:t>
      </w:r>
      <w:del w:id="6000041" w:author="Manuscript revision" w:date="2026-10-22T10:00:00Z">
        <w:r>
          <w:rPr>
            <w:rFonts w:ascii="Arial" w:hAnsi="Arial" w:eastAsia="Arial" w:cs="Arial"/>
            <w:color w:val="000000"/>
          </w:rPr>
          <w:delText xml:space="preserve">serving</w:delText>
        </w:r>
      </w:del>
      <w:ins w:id="6000042" w:author="Manuscript revision" w:date="2026-10-22T10:00:00Z">
        <w:r>
          <w:rPr>
            <w:rFonts w:ascii="Arial" w:hAnsi="Arial" w:eastAsia="Arial" w:cs="Arial"/>
            <w:color w:val="000000"/>
          </w:rPr>
          <w:t xml:space="preserve">can</w:t>
        </w:r>
      </w:ins>
      <w:r>
        <w:rPr>
          <w:rFonts w:ascii="Arial" w:hAnsi="Arial" w:eastAsia="Arial" w:cs="Arial"/>
          <w:color w:val="000000"/>
        </w:rPr>
        <w:t xml:space="preserve"> </w:t>
      </w:r>
      <w:del w:id="6000043" w:author="Manuscript revision" w:date="2026-10-22T10:00:00Z">
        <w:r>
          <w:rPr>
            <w:rFonts w:ascii="Arial" w:hAnsi="Arial" w:eastAsia="Arial" w:cs="Arial"/>
            <w:color w:val="000000"/>
          </w:rPr>
          <w:delText xml:space="preserve">only</w:delText>
        </w:r>
      </w:del>
      <w:ins w:id="6000044" w:author="Manuscript revision" w:date="2026-10-22T10:00:00Z">
        <w:r>
          <w:rPr>
            <w:rFonts w:ascii="Arial" w:hAnsi="Arial" w:eastAsia="Arial" w:cs="Arial"/>
            <w:color w:val="000000"/>
          </w:rPr>
          <w:t xml:space="preserve">coexist</w:t>
        </w:r>
      </w:ins>
      <w:r>
        <w:rPr>
          <w:rFonts w:ascii="Arial" w:hAnsi="Arial" w:eastAsia="Arial" w:cs="Arial"/>
          <w:color w:val="000000"/>
        </w:rPr>
        <w:t xml:space="preserve"> </w:t>
      </w:r>
      <w:del w:id="6000045" w:author="Manuscript revision" w:date="2026-10-22T10:00:00Z">
        <w:r>
          <w:rPr>
            <w:rFonts w:ascii="Arial" w:hAnsi="Arial" w:eastAsia="Arial" w:cs="Arial"/>
            <w:color w:val="000000"/>
          </w:rPr>
          <w:delText xml:space="preserve">as</w:delText>
        </w:r>
      </w:del>
      <w:ins w:id="6000046" w:author="Manuscript revision" w:date="2026-10-22T10:00:00Z">
        <w:r>
          <w:rPr>
            <w:rFonts w:ascii="Arial" w:hAnsi="Arial" w:eastAsia="Arial" w:cs="Arial"/>
            <w:color w:val="000000"/>
          </w:rPr>
          <w:t xml:space="preserve">with</w:t>
        </w:r>
      </w:ins>
      <w:r>
        <w:rPr>
          <w:rFonts w:ascii="Arial" w:hAnsi="Arial" w:eastAsia="Arial" w:cs="Arial"/>
          <w:color w:val="000000"/>
        </w:rPr>
        <w:t xml:space="preserve"> </w:t>
      </w:r>
      <w:del w:id="6000047" w:author="Manuscript revision" w:date="2026-10-22T10:00:00Z">
        <w:r>
          <w:rPr>
            <w:rFonts w:ascii="Arial" w:hAnsi="Arial" w:eastAsia="Arial" w:cs="Arial"/>
            <w:color w:val="000000"/>
          </w:rPr>
          <w:delText xml:space="preserve">decoration.</w:delText>
        </w:r>
      </w:del>
      <w:ins w:id="6000048" w:author="Manuscript revision" w:date="2026-10-22T10:00:00Z">
        <w:r>
          <w:rPr>
            <w:rFonts w:ascii="Arial" w:hAnsi="Arial" w:eastAsia="Arial" w:cs="Arial"/>
            <w:color w:val="000000"/>
          </w:rPr>
          <w:t xml:space="preserve">missing</w:t>
        </w:r>
      </w:ins>
      <w:r>
        <w:rPr>
          <w:rFonts w:ascii="Arial" w:hAnsi="Arial" w:eastAsia="Arial" w:cs="Arial"/>
          <w:color w:val="000000"/>
        </w:rPr>
        <w:t xml:space="preserve"> </w:t>
      </w:r>
      <w:del w:id="6000049" w:author="Manuscript revision" w:date="2026-10-22T10:00:00Z">
        <w:r>
          <w:rPr>
            <w:rFonts w:ascii="Arial" w:hAnsi="Arial" w:eastAsia="Arial" w:cs="Arial"/>
            <w:color w:val="000000"/>
          </w:rPr>
          <w:delText xml:space="preserve">Figure</w:delText>
        </w:r>
      </w:del>
      <w:ins w:id="6000050" w:author="Manuscript revision" w:date="2026-10-22T10:00:00Z">
        <w:r>
          <w:rPr>
            <w:rFonts w:ascii="Arial" w:hAnsi="Arial" w:eastAsia="Arial" w:cs="Arial"/>
            <w:color w:val="000000"/>
          </w:rPr>
          <w:t xml:space="preserve">clauses,</w:t>
        </w:r>
      </w:ins>
      <w:r>
        <w:rPr>
          <w:rFonts w:ascii="Arial" w:hAnsi="Arial" w:eastAsia="Arial" w:cs="Arial"/>
          <w:color w:val="000000"/>
        </w:rPr>
        <w:t xml:space="preserve"> </w:t>
      </w:r>
      <w:del w:id="6000051" w:author="Manuscript revision" w:date="2026-10-22T10:00:00Z">
        <w:r>
          <w:rPr>
            <w:rFonts w:ascii="Arial" w:hAnsi="Arial" w:eastAsia="Arial" w:cs="Arial"/>
            <w:color w:val="000000"/>
          </w:rPr>
          <w:delText xml:space="preserve">1</w:delText>
        </w:r>
      </w:del>
      <w:ins w:id="6000052" w:author="Manuscript revision" w:date="2026-10-22T10:00:00Z">
        <w:r>
          <w:rPr>
            <w:rFonts w:ascii="Arial" w:hAnsi="Arial" w:eastAsia="Arial" w:cs="Arial"/>
            <w:color w:val="000000"/>
          </w:rPr>
          <w:t xml:space="preserve">incomplete</w:t>
        </w:r>
      </w:ins>
      <w:r>
        <w:rPr>
          <w:rFonts w:ascii="Arial" w:hAnsi="Arial" w:eastAsia="Arial" w:cs="Arial"/>
          <w:color w:val="000000"/>
        </w:rPr>
        <w:t xml:space="preserve"> </w:t>
      </w:r>
      <w:del w:id="6000053" w:author="Manuscript revision" w:date="2026-10-22T10:00:00Z">
        <w:r>
          <w:rPr>
            <w:rFonts w:ascii="Arial" w:hAnsi="Arial" w:eastAsia="Arial" w:cs="Arial"/>
            <w:color w:val="000000"/>
          </w:rPr>
          <w:delText xml:space="preserve">shows the engineering turn from a generic RAG scaffold to a closed, article-aware ANVISA pipeline. Figure 2 shows why the benchmark was not limited to easy article lookup: it mixed Portuguese</w:delText>
        </w:r>
      </w:del>
      <w:ins w:id="6000054" w:author="Manuscript revision" w:date="2026-10-22T10:00:00Z">
        <w:r>
          <w:rPr>
            <w:rFonts w:ascii="Arial" w:hAnsi="Arial" w:eastAsia="Arial" w:cs="Arial"/>
            <w:color w:val="000000"/>
          </w:rPr>
          <w:t xml:space="preserve">answers</w:t>
        </w:r>
      </w:ins>
      <w:r>
        <w:rPr>
          <w:rFonts w:ascii="Arial" w:hAnsi="Arial" w:eastAsia="Arial" w:cs="Arial"/>
          <w:color w:val="000000"/>
        </w:rPr>
        <w:t xml:space="preserve"> and </w:t>
      </w:r>
      <w:del w:id="6000055" w:author="Manuscript revision" w:date="2026-10-22T10:00:00Z">
        <w:r>
          <w:rPr>
            <w:rFonts w:ascii="Arial" w:hAnsi="Arial" w:eastAsia="Arial" w:cs="Arial"/>
            <w:color w:val="000000"/>
          </w:rPr>
          <w:delText xml:space="preserve">English questions, single-article questions, exception questions, and unanswerable or adversarial questions. Figure 3A then shows the development history after weak points were identified, while Figure 3B shows the later targeted repair of </w:delText>
        </w:r>
      </w:del>
      <w:r>
        <w:rPr>
          <w:rFonts w:ascii="Arial" w:hAnsi="Arial" w:eastAsia="Arial" w:cs="Arial"/>
          <w:color w:val="000000"/>
        </w:rPr>
        <w:t xml:space="preserve">refusal </w:t>
      </w:r>
      <w:del w:id="6000056" w:author="Manuscript revision" w:date="2026-10-22T10:00:00Z">
        <w:r>
          <w:rPr>
            <w:rFonts w:ascii="Arial" w:hAnsi="Arial" w:eastAsia="Arial" w:cs="Arial"/>
            <w:color w:val="000000"/>
          </w:rPr>
          <w:delText xml:space="preserve">behavior and the remaining completeness trade-off. Together, the figures make the main interpretation clearer: once article-aware indexing, hybrid retrieval, and reranking were in place, ordinary source retrieval was no longer the dominant weakness. The important question became whether the retrieved article was sufficient for the exact answer requested.</w:delText>
        </w:r>
      </w:del>
      <w:ins w:id="6000057" w:author="Manuscript revision" w:date="2026-10-22T10:00:00Z">
        <w:r>
          <w:rPr>
            <w:rFonts w:ascii="Arial" w:hAnsi="Arial" w:eastAsia="Arial" w:cs="Arial"/>
            <w:color w:val="000000"/>
          </w:rPr>
          <w:t xml:space="preserve">failures.</w:t>
        </w:r>
      </w:ins>
    </w:p>
    <w:p>
      <w:pPr/>
      <w:r>
        <w:rPr>
          <w:rFonts w:ascii="Arial" w:hAnsi="Arial" w:eastAsia="Arial" w:cs="Arial"/>
          <w:color w:val="000000"/>
        </w:rPr>
        <w:t>That shift is important for regulatory use. Metrics showed the overall pattern, but the examples explained the risk. The incomplete answers were not only stylistic omissions. They involved active-search obligations, ICH E2F conditions, market-availability requirements for instructions for use, the general rule before a biological-product exception, and a 30-business-day deadline. Similarly, refusal failures involved questions that sounded regulatory but asked for current operational facts such as a form model, phone number, petition code, or private case status. These examples show why completeness and refusal should be primary endpoints in regulatory RAG evaluation, not secondary notes.</w:t>
      </w:r>
    </w:p>
    <w:p>
      <w:pPr>
        <w:pStyle w:val="Heading2"/>
      </w:pPr>
      <w:r>
        <w:rPr>
          <w:rFonts w:ascii="Arial" w:hAnsi="Arial" w:eastAsia="Arial" w:cs="Arial"/>
          <w:color w:val="000000"/>
        </w:rPr>
        <w:t>Use in drug development and regulatory affairs</w:t>
      </w:r>
    </w:p>
    <w:p>
      <w:pPr/>
      <w:r>
        <w:rPr>
          <w:rFonts w:ascii="Arial" w:hAnsi="Arial" w:eastAsia="Arial" w:cs="Arial"/>
          <w:color w:val="000000"/>
        </w:rPr>
        <w:t>The most realistic use of this prototype is assisted navigation of a defined document set. A regulatory user could ask a question, receive a short answer, and inspect the cited article before using the information. This could reduce time spent searching across long Portuguese documents, especially for international teams working in English. It should not be used as a stand-alone regulatory decision tool because it does not access current portals, fee schedules, forms, company-specific status, authority correspondence, or the full current legal context.</w:t>
      </w:r>
    </w:p>
    <w:p>
      <w:pPr/>
      <w:r>
        <w:rPr>
          <w:rFonts w:ascii="Arial" w:hAnsi="Arial" w:eastAsia="Arial" w:cs="Arial"/>
          <w:color w:val="000000"/>
        </w:rPr>
        <w:t>In practical use, the Streamlit prototype illustrates how the system could function as a lightweight evidence-navigation app rather than a regulatory decision engine. A regulatory affairs user could enter a question during dossier preparation, clinical-trial planning, pharmacovigilance review, or medical-device labelling work, then inspect the cited ANVISA article before using the answer. This use case is most appropriate for locating and summarizing evidence already present in the indexed corpus. It is not appropriate for current portal instructions, company-specific submission status, fee values, legal advice, or final regulatory strategy without human verification.</w:t>
      </w:r>
    </w:p>
    <w:p>
      <w:pPr/>
      <w:r>
        <w:rPr>
          <w:rFonts w:ascii="Arial" w:hAnsi="Arial" w:eastAsia="Arial" w:cs="Arial"/>
          <w:color w:val="000000"/>
        </w:rPr>
        <w:t>The examples map to ordinary development and submission work. Before or during a clinical trial, a sponsor may need to check DDCM suspension procedures, DSUR timing, or the boundary between SUSAR reporting and trial unblinding. During safety-system design, the team may need to confirm the minimum information that makes a pharmacovigilance notification valid and what follow-up is expected when information is incomplete. During product-registration planning, a biological-product team may need to understand whether an exception applies or whether the general manufacturing-country registration rule still controls the case. For medical devices, labelling and supply teams may need to know whether non-printed instructions for use are acceptable for the intended use setting.</w:t>
      </w:r>
    </w:p>
    <w:p>
      <w:pPr/>
      <w:r>
        <w:rPr>
          <w:rFonts w:ascii="Arial" w:hAnsi="Arial" w:eastAsia="Arial" w:cs="Arial"/>
          <w:color w:val="000000"/>
        </w:rPr>
        <w:t>Confidence should therefore depend on the question type. Confidence is highest for direct article questions, definition-like questions, and false-premise questions where the cited article clearly supports the answer. Confidence is moderate for rule-plus-exception questions, multi-article questions, and complete-list questions, because these are the settings where the evaluation found omissions. Confidence is low for current operational details, exact portal codes, current MedDRA versions, phone numbers, URLs, fee information, product-specific strategy, private case status, legal advice, or future approval likelihood. For those questions, the safest behavior is refusal or a statement that the indexed documents do not provide enough information.</w:t>
      </w:r>
    </w:p>
    <w:p>
      <w:pPr>
        <w:pStyle w:val="Heading2"/>
      </w:pPr>
      <w:r>
        <w:rPr>
          <w:rFonts w:ascii="Arial" w:hAnsi="Arial" w:eastAsia="Arial" w:cs="Arial"/>
          <w:color w:val="000000"/>
        </w:rPr>
        <w:t>Limitations and future work</w:t>
      </w:r>
    </w:p>
    <w:p>
      <w:pPr/>
      <w:r>
        <w:rPr>
          <w:rFonts w:ascii="Arial" w:hAnsi="Arial" w:eastAsia="Arial" w:cs="Arial"/>
          <w:color w:val="000000"/>
        </w:rPr>
        <w:t xml:space="preserve">This study used a selected closed corpus and does not cover all ANVISA rules or current operational resources. Benchmark construction did not include an independent panel of regulatory experts. Automated judging was used and should be interpreted as technical scoring, not expert validation. This choice is consistent with current work on scalable LLM evaluation, but the literature also warns that automated judges may show bias and incomplete agreement with human judgment [10,16,17]. In this study, that limitation is especially relevant because </w:t>
      </w:r>
      <w:del w:id="4000157" w:author="Manuscript revision" w:date="2026-10-30T21:39:11.187783+00:00">
        <w:r>
          <w:rPr>
            <w:rFonts w:ascii="Arial" w:hAnsi="Arial" w:eastAsia="Arial" w:cs="Arial"/>
            <w:color w:val="000000"/>
          </w:rPr>
          <w:delText xml:space="preserve">the answer model</w:delText>
        </w:r>
      </w:del>
      <w:ins w:id="4000158" w:author="Manuscript revision" w:date="2026-10-30T21:39:11.187795+00:00">
        <w:r>
          <w:rPr>
            <w:rFonts w:ascii="Arial" w:hAnsi="Arial" w:eastAsia="Arial" w:cs="Arial"/>
            <w:color w:val="000000"/>
          </w:rPr>
          <w:t xml:space="preserve">generation</w:t>
        </w:r>
      </w:ins>
      <w:r>
        <w:rPr>
          <w:rFonts w:ascii="Arial" w:hAnsi="Arial" w:eastAsia="Arial" w:cs="Arial"/>
          <w:color w:val="000000"/>
        </w:rPr>
        <w:t xml:space="preserve"> and </w:t>
      </w:r>
      <w:del w:id="4000159" w:author="Manuscript revision" w:date="2026-10-30T21:39:11.187809+00:00">
        <w:r>
          <w:rPr>
            <w:rFonts w:ascii="Arial" w:hAnsi="Arial" w:eastAsia="Arial" w:cs="Arial"/>
            <w:color w:val="000000"/>
          </w:rPr>
          <w:delText xml:space="preserve">automated</w:delText>
        </w:r>
      </w:del>
      <w:ins w:id="4000160" w:author="Manuscript revision" w:date="2026-10-30T21:39:11.187818+00:00">
        <w:r>
          <w:rPr>
            <w:rFonts w:ascii="Arial" w:hAnsi="Arial" w:eastAsia="Arial" w:cs="Arial"/>
            <w:color w:val="000000"/>
          </w:rPr>
          <w:t xml:space="preserve">judging</w:t>
        </w:r>
      </w:ins>
      <w:r>
        <w:rPr>
          <w:rFonts w:ascii="Arial" w:hAnsi="Arial" w:eastAsia="Arial" w:cs="Arial"/>
          <w:color w:val="000000"/>
        </w:rPr>
        <w:t xml:space="preserve"> </w:t>
      </w:r>
      <w:del w:id="4000161" w:author="Manuscript revision" w:date="2026-10-30T21:39:11.187832+00:00">
        <w:r>
          <w:rPr>
            <w:rFonts w:ascii="Arial" w:hAnsi="Arial" w:eastAsia="Arial" w:cs="Arial"/>
            <w:color w:val="000000"/>
          </w:rPr>
          <w:delText xml:space="preserve">judge used</w:delText>
        </w:r>
      </w:del>
      <w:ins w:id="4000162" w:author="Manuscript revision" w:date="2026-10-30T21:39:11.187843+00:00">
        <w:r>
          <w:rPr>
            <w:rFonts w:ascii="Arial" w:hAnsi="Arial" w:eastAsia="Arial" w:cs="Arial"/>
            <w:color w:val="000000"/>
          </w:rPr>
          <w:t xml:space="preserve">requested</w:t>
        </w:r>
      </w:ins>
      <w:r>
        <w:rPr>
          <w:rFonts w:ascii="Arial" w:hAnsi="Arial" w:eastAsia="Arial" w:cs="Arial"/>
          <w:color w:val="000000"/>
        </w:rPr>
        <w:t xml:space="preserve"> the same </w:t>
      </w:r>
      <w:ins w:id="4000163" w:author="Manuscript revision" w:date="2026-10-30T21:39:11.187856+00:00">
        <w:r>
          <w:rPr>
            <w:rFonts w:ascii="Arial" w:hAnsi="Arial" w:eastAsia="Arial" w:cs="Arial"/>
            <w:color w:val="000000"/>
          </w:rPr>
          <w:t xml:space="preserve">unpinned </w:t>
        </w:r>
      </w:ins>
      <w:r>
        <w:rPr>
          <w:rFonts w:ascii="Arial" w:hAnsi="Arial" w:eastAsia="Arial" w:cs="Arial"/>
          <w:color w:val="000000"/>
        </w:rPr>
        <w:t xml:space="preserve">Gemini</w:t>
      </w:r>
      <w:ins w:id="4000164" w:author="Manuscript revision" w:date="2026-10-30T21:39:11.187871+00:00">
        <w:r>
          <w:rPr>
            <w:rFonts w:ascii="Arial" w:hAnsi="Arial" w:eastAsia="Arial" w:cs="Arial"/>
            <w:color w:val="000000"/>
          </w:rPr>
          <w:t xml:space="preserve"> alias. Resolved backend versions were not archived, so exact replication and attribution of score differences solely to pipeline changes are not supported. An October 2026 preflight returned gemini-3.5-flash-lite; this does not identify the July backend or certify the</w:t>
        </w:r>
      </w:ins>
      <w:r>
        <w:rPr>
          <w:rFonts w:ascii="Arial" w:hAnsi="Arial" w:eastAsia="Arial" w:cs="Arial"/>
          <w:color w:val="000000"/>
        </w:rPr>
        <w:t xml:space="preserve"> model </w:t>
      </w:r>
      <w:del w:id="4000165" w:author="Manuscript revision" w:date="2026-10-30T21:39:11.187884+00:00">
        <w:r>
          <w:rPr>
            <w:rFonts w:ascii="Arial" w:hAnsi="Arial" w:eastAsia="Arial" w:cs="Arial"/>
            <w:color w:val="000000"/>
          </w:rPr>
          <w:delText xml:space="preserve">family.</w:delText>
        </w:r>
      </w:del>
      <w:ins w:id="4000166" w:author="Manuscript revision" w:date="2026-10-30T21:39:11.187901+00:00">
        <w:r>
          <w:rPr>
            <w:rFonts w:ascii="Arial" w:hAnsi="Arial" w:eastAsia="Arial" w:cs="Arial"/>
            <w:color w:val="000000"/>
          </w:rPr>
          <w:t xml:space="preserve">version of every subsequent pilot response. Some archived gold answers and generated answers rely on revoked RDC 9/2015, and current-law accuracy has not been established. Present-tense benchmark wording did not specify a historical regulatory date. A current-law evaluation must separately establish the applicable date, validity of each cited provision, substantive correctness and completeness of the answer; shared wording between old and new rules does not make the revoked citation valid. Grounding an answer in that historical text does not validate it as a present-day regulatory requirement. The intended correction is to exclude RDC 9/2015 from a separately versioned current-law corpus and re-author affected gold answers, rather than reinterpret the historical evaluation as a designed temporal-validity test. A current-law corpus rebuild and evaluation have not been completed; historical results are retained as development evidence and do not estimate current-law accuracy. Draft replacements have now been prepared for all 46 affected rows, including the 18 citing revoked RDC 55/2010 articles. The biological-product replacements use current general registration provisions or the biosimilar comparability pathway as explicitly scoped development questions, with frozen source extracts and original-question lineage. Draft preparation does not establish regulatory validity; human applicability and gold review and full-corpus reevaluation remain pending. Chunk sizes were measured with a different tokenizer from embedding inputs. Reconstructed WordPiece lengths exceed the configured embedding limit for 35 of 481 chunks; a paired retrospective window-pooling comparison measured small, mixed changes in dense and hybrid candidate retrieval, while a targeted final-reranking check found 10/50 changed prompts and one gold-article recall gain in the 30-question affected stratum. The completed 300-output answer comparison is scored by the same model used for generation; its affected-stratum completeness difference was +0.0267 (95% interval -0.0267 to +0.0989). The interval spans zero, so this pilot does not demonstrate a consistent completeness improvement. Human verification remains pending, and observed score changes on identical prompts limit causal attribution. The quota interruption also spread calls over two days despite retaining the same returned modelVersion. Window pooling changes the representation as well as coverage, so it does not isolate a pure causal effect of truncation. The 512-token override exceeds the model’s default SentenceTransformer length; a 256-token sensitivity check was also run, but no setting was selected from these development results. Archived gold citations include known regulatory-status concerns, so the analysis does not validate current-law relevance or independent generalization. The system does not automatically track amendments or revocations, construct consolidated legal versions, or reliably warn that a cited provision has been superseded. Users must check the cited provision and applicable date against the official source before regulatory use.</w:t>
        </w:r>
      </w:ins>
    </w:p>
    <w:p>
      <w:ins w:id="560018" w:author="Manuscript revision" w:date="2026-10-26T19:00:00Z">
        <w:r>
          <w:rPr>
            <w:rFonts w:ascii="Arial" w:hAnsi="Arial" w:eastAsia="Arial" w:cs="Arial"/>
            <w:color w:val="000000"/>
          </w:rPr>
          <w:t xml:space="preserve">The judge’s refusal rubric uses whole-corpus answerability, whereas the generator is instructed to refuse when its retrieved context is insufficient. In the new 300-output pilot, 89 outputs were refusals and 50 of those had no archived gold citation label in context. Gold-label absence is a retrieval proxy, not an adjudication of passage sufficiency. A low completeness score measures failure to deliver the reference information; it does not establish unsafe refusal behavior. All 300 automated faithfulness scores were 1.000, including the 89 refusals, so that endpoint did not discriminate among these outputs. Human evidence-sufficiency and source-applicability review remains pending. English questions also received the exact Portuguese refusal sentence in 22 of 150 outputs (11 per condition), directly from generation rather than repair or wrapper fallback; this exact-string screen does not count every possible language mismatch.</w:t>
        </w:r>
      </w:ins>
    </w:p>
    <w:p>
      <w:ins w:id="850112" w:author="Manuscript revision" w:date="2026-10-28T16:00:00Z">
        <w:r>
          <w:rPr>
            <w:rFonts w:ascii="Arial" w:hAnsi="Arial" w:eastAsia="Arial" w:cs="Arial"/>
            <w:color w:val="000000"/>
          </w:rPr>
          <w:t xml:space="preserve">The 94-output author verification was unblinded and AI-assisted, with prior exposure to some scores or reference information, so its agreement statistics are descriptive and may be biased toward the judge or draft. It does not replace an independent blinded assessment or establish human inter-rater reliability. Targeted selection, altered answerability classifications and reconstructed whole-article evidence further limit interpretation. Adjudication of remaining disputed ratings, source/date applicability verification and human assessment of the separate 300-output DR11 pilot remain outstanding.</w:t>
        </w:r>
      </w:ins>
    </w:p>
    <w:p>
      <w:ins w:id="920001" w:author="Manuscript revision" w:date="2026-10-28T18:00:00Z">
        <w:r>
          <w:rPr>
            <w:rFonts w:ascii="Arial" w:hAnsi="Arial" w:eastAsia="Arial" w:cs="Arial"/>
            <w:color w:val="000000"/>
          </w:rPr>
          <w:t xml:space="preserve">Article-level citation agreement does not establish passage-level evidence equivalence. In the four-case investigation, 19 of 20 final passage slots could be exactly matched or uniquely mapped to the preserved index; one Portuguese Art. 85 slot remained ambiguous because two indexed nodes share that label. Complete rendered historical prompts were not recovered, so the saved-code expansion and refusal rules cannot by themselves establish the precise deployed prompt or causally explain the refusal. The saved list-oriented expansion trigger matched none of these four questions. This identifies a testable coverage limitation, not proof that sibling expansion or a prompt change would repair the answers. Supplementary audit S17 preserves exact saved contexts, reconstructed passages, competing explanations and negative findings.</w:t>
        </w:r>
      </w:ins>
    </w:p>
    <w:p>
      <w:ins w:id="960002" w:author="Manuscript revision" w:date="2026-10-28T20:00:00Z">
        <w:r>
          <w:rPr>
            <w:rFonts w:ascii="Arial" w:hAnsi="Arial" w:eastAsia="Arial" w:cs="Arial"/>
            <w:color w:val="000000"/>
          </w:rPr>
          <w:t xml:space="preserve">The four-question context diagnostic is a post hoc test on known failures with only two underlying bilingual pairs. Three repeats do not create additional independent questions, and identical-prompt conditions reuse calls. Its current pinned model and saved final prompt do not reproduce the unidentified July backend or prove the exact historical prompt. Added evidence changes context length and composition as well as provision availability; negative and heterogeneous findings cannot be attributed solely to a particular instruction or clause. Citation-bearing negatives were screened separately from passage support and language compliance. AI-assisted assessment of the 39 new outputs does not substitute for human validation, and no result from this diagnostic replaces the historical benchmark, Howard’s original ratings or the approved archived-corpus labels.</w:t>
        </w:r>
      </w:ins>
    </w:p>
    <w:p>
      <w:ins w:id="1000002" w:author="Manuscript revision" w:date="2026-10-28T22:00:00Z">
        <w:r>
          <w:rPr>
            <w:rFonts w:ascii="Arial" w:hAnsi="Arial" w:eastAsia="Arial" w:cs="Arial"/>
            <w:color w:val="000000"/>
          </w:rPr>
          <w:t xml:space="preserve">The ethics follow-up contains only one bilingual question pair, with two sensitivity reconstructions of the Portuguese selection and three repeats; none create additional independent questions. The clarified instruction was authored after viewing earlier failures. Local token counts, content of the unrelated control and the 53-token longer clarified prompt limit claims that semantic instruction, native model length and distracting evidence were independently isolated. Eighteen original-prompt responses were reused from an earlier batch, so those contrasts cannot exclude between-batch variation despite the same returned model version. Article 13-only negatives are retained as a separate, unresolved support judgment. New outputs have AI-assisted inspection only. This is the stopping point for the targeted investigation, not a validated pipeline change or an independent benchmark result.</w:t>
        </w:r>
      </w:ins>
    </w:p>
    <w:p>
      <w:ins w:id="1600001" w:author="Manuscript revision" w:date="2026-10-22T10:00:00Z">
        <w:r>
          <w:rPr>
            <w:rFonts w:ascii="Arial" w:hAnsi="Arial" w:eastAsia="Arial" w:cs="Arial"/>
            <w:color w:val="000000"/>
          </w:rPr>
          <w:t xml:space="preserve">The six-anchor description understated development-dependent retrieval customization. The legacy stability/stability-study glossary terms do not indicate that a stability regulation was present: the corpus file bearing that label contains pharmacovigilance content. We remove the misleading stability example from the manuscript while preserving the historical glossary and documenting its activation. Rule-family retrieval ablations cannot demonstrate that the rules avoid overfitting; individual glossary-term contrasts remain unperformed; the sibling diagnostic now includes unblinded author review of its first-repeat subset, and a fresh independent question set would be required for a generalization claim. The older June rewrite comparison involves a different run configuration and is retained as historical background, not substituted for the missing controlled contrast.</w:t>
        </w:r>
      </w:ins>
    </w:p>
    <w:p>
      <w:ins w:id="1600002" w:author="Manuscript revision" w:date="2026-10-22T10:00:00Z">
        <w:r>
          <w:rPr>
            <w:rFonts w:ascii="Arial" w:hAnsi="Arial" w:eastAsia="Arial" w:cs="Arial"/>
            <w:color w:val="000000"/>
          </w:rPr>
          <w:t xml:space="preserve">The individual-rule contrasts reuse benchmark-exposed development questions, and five query rules have only one activated question each. The named-scope branch has no activated case, so its zero effect is uninformative about utility. Disabling one rule can expose another fallback; these are conditional leave-one-out effects and cannot be added as independent contributions. Zero-change bootstrap intervals are not equivalence tests, and the descriptive intervals were not corrected for multiple contrasts. Changes in article-level gold metrics do not adjudicate passage sufficiency, answer completeness or current-law correctness. The glossary was evaluated as a bundle rather than as 114 separate terms. The subsequent sibling-context diagnostic is reported separately; unblinded author review covers its first-repeat subset, while independent evaluation with frozen settings remains outstanding. No rule was removed from the application on the basis of these development results.</w:t>
        </w:r>
      </w:ins>
    </w:p>
    <w:p>
      <w:ins w:id="4000167" w:author="Manuscript revision" w:date="2026-10-30T21:39:11.188050+00:00">
        <w:r>
          <w:rPr>
            <w:rFonts w:ascii="Arial" w:hAnsi="Arial" w:eastAsia="Arial" w:cs="Arial"/>
            <w:color w:val="000000"/>
          </w:rPr>
          <w:t xml:space="preserve">The sibling diagnostic evaluates a development-exposed rule on known questions. Expansion changes the amount, content and order of selected evidence together; it does not isolate length or guarantee that every added clause is needed. Article labels can remain unchanged while evidence sufficiency changes. Automated completeness uses archived references and the same model as generation; it is not human verification or current-law accuracy. The archived corpus-answerability refusal score is not interpreted as justification of refusal given the exact selected passages. Human review separates passage sufficiency, completeness of supported information and refusal of unavailable detail. The subsequent frozen 40-answer coauthor review is reported separately. The coauthor role and prior benchmark exposure preclude an independent external-validation claim.</w:t>
        </w:r>
      </w:ins>
    </w:p>
    <w:p/>
    <w:p/>
    <w:p/>
    <w:p>
      <w:ins w:id="9000000" w:author="Manuscript revision" w:date="2026-10-31T08:25:19.939237+00:00">
        <w:r>
          <w:rPr>
            <w:rFonts w:ascii="Arial" w:hAnsi="Arial" w:eastAsia="Arial" w:cs="Arial"/>
            <w:color w:val="000000"/>
          </w:rPr>
          <w:t xml:space="preserve">A controlled development follow-up used 213 unique generations with three repeats per fixed condition, no external judge, and local unblinded AI-assisted inspection (Supplementary S34). For AV_015, both languages, the original policy refused in 6/6 saved-context responses, whereas the revised policy provided supported update triggers and electronic submission while identifying the absent deadline in 6/6; unrelated appended text reproduced this contrast. For AV_014, direct clauses recovered the literature-evidence requirement in 6/6 revised responses, compared with canonical refusals in 6/6 saved and 6/6 length-control responses. This was component recovery, not full-task success. For AV_008 English, all 18 responses with direct Article 9 evidence answered the contingency-plan task despite related or unrelated appended passages; all six without Article 9 discussed the Risk Minimization Plan, including three with a relevance reminder. An explicit refusal branch reduced cited canonical refusals from 8/9 to 0/9 on three selected questions. All 36 minimal-context language responses were English, so translation and a stronger language reminder showed no incremental benefit. Identical prompts still varied in response language and refusal behavior. Missing clauses and refusal policy contributed to these selected failures, but neither explains every error. Source-language effects in complex contexts, interactions between instructions, and generalization remain unresolved. These development tests do not establish a reliable repair or change the original 10/20 human-reviewed bilingual-pair result. No revised prompt was deployed.</w:t>
        </w:r>
      </w:ins>
    </w:p>
    <w:p>
      <w:ins w:id="4000168" w:author="Manuscript revision" w:date="2026-10-30T21:39:11.188134+00:00">
        <w:r>
          <w:rPr>
            <w:rFonts w:ascii="Arial" w:hAnsi="Arial" w:eastAsia="Arial" w:cs="Arial"/>
            <w:color w:val="000000"/>
          </w:rPr>
          <w:t xml:space="preserve">The frozen author-led assessment exposes limits that the historical automated scores could not establish. Passage selection omitted required clauses even when the article label was correct. The blanket-refusal instruction conflicted with the planned partial-answer task, and five English questions received Portuguese answers. An answer could also cite accurate text while addressing the wrong plan. These results support separate reporting of task completion, passage sufficiency, refusal appropriateness and language. They do not show current-law accuracy, independent generalization or a verified treatment effect.</w:t>
        </w:r>
      </w:ins>
    </w:p>
    <w:p>
      <w:pPr/>
      <w:ins w:id="3400000" w:author="Manuscript revision" w:date="2026-10-22T10:00:00Z">
        <w:r>
          <w:rPr>
            <w:rFonts w:ascii="Arial" w:hAnsi="Arial" w:eastAsia="Arial" w:cs="Arial"/>
            <w:color w:val="000000"/>
          </w:rPr>
          <w:t xml:space="preserve">A clause-level source audit also identified reference issues beyond whole-article repeal. COMPLEX_02_PT/EN still require transport-chain validation under RDC 55/2010 Article 31 although item X is displayed as revoked by RDC 948/2024 Article 59(II); removal from that provision does not establish absence of transport duties elsewhere. A separate completeness concern in COMPLEX_09_PT/EN concerns notified versus registered devices and omitted exemption conditions. Among the 154 original rows outside the 46 replacement-parent rows, 12 rows in six pairs were flagged for surviving-article amendments or partial repeals; 102 had no marker flag and 40 required answerability/scope review. These are screening categories, not adjudicated error counts. Four other flagged pairs had no clause correction identified. The four separate reference proposals were subsequently quality reviewed and author approved (S31); no corrected performance estimate is reported. Supplementary audit S28 reports the checks and successful browser recapture of all seven displayed consolidated texts after direct-download failures. No substantive token change from the October 24 snapshots was detected; current-law applicability remains unresolved.</w:t>
        </w:r>
      </w:ins>
    </w:p>
    <w:p>
      <w:pPr/>
      <w:ins w:id="4000318" w:author="Manuscript revision" w:date="2026-10-30T21:39:11.436699+00:00">
        <w:r>
          <w:rPr>
            <w:rFonts w:ascii="Arial" w:hAnsi="Arial" w:eastAsia="Arial" w:cs="Arial"/>
            <w:color w:val="000000"/>
          </w:rPr>
          <w:t xml:space="preserve">The dependency review covered all 46 replacement drafts (23 bilingual pairs). Twelve pairs were supported within their stated scope, nine required qualifications, and two generated revised-task proposals. A subsequent quality review checked eight revised rows across four pairs against the cited provisions, conditions and Portuguese, English wording; the author approved these revised references on 30 October 2026. The revisions restrict the lab-kit exception to participant screening and make preservative-efficacy wording conditional. Three pairs change question scope, including adding the PK-only biosimilar DDCM exception to a question originally limited to Articles 2 to 3; these changes are not retrospective proof of scoring errors in the original tasks. A separate inactive working collection contains 50 rows. Supplementary audits S30 and S31 document the findings and versions. No corrected accuracy or independent validation is reported.</w:t>
        </w:r>
      </w:ins>
    </w:p>
    <w:p>
      <w:ins w:id="360004" w:author="Manuscript revision" w:date="2026-10-25T21:00:00Z">
        <w:r>
          <w:rPr>
            <w:rFonts w:ascii="Arial" w:hAnsi="Arial" w:eastAsia="Arial" w:cs="Arial"/>
            <w:color w:val="000000"/>
          </w:rPr>
          <w:t xml:space="preserve">The component comparisons reuse development questions and archived gold labels, including unresolved regulatory-status issues. They do not validate current-law relevance or independent generalization. A no-retrieval LLM answer baseline, a live AnvisaLegis keyword-search comparator and a replacement multilingual embedding model were not evaluated. The model card identifies the implemented encoder as English [20]; a documented multilingual alternative is available [21], but its regulatory retrieval performance has not been established here. Mean-pooling and anchor diagnostics are not a multilingual-model comparison, and no deployment setting was selected from these reused questions.</w:t>
        </w:r>
      </w:ins>
    </w:p>
    <w:p>
      <w:pPr/>
      <w:r>
        <w:rPr>
          <w:rFonts w:ascii="Arial" w:hAnsi="Arial" w:eastAsia="Arial" w:cs="Arial"/>
          <w:color w:val="000000"/>
        </w:rPr>
        <w:t xml:space="preserve">The 1.000 values are therefore reported as part of the quality story, not as a claim of perfection.</w:t>
      </w:r>
      <w:ins w:id="100441" w:author="Manuscript revision" w:date="2026-10-23T16:00:00Z">
        <w:r>
          <w:rPr>
            <w:rFonts w:ascii="Arial" w:hAnsi="Arial" w:eastAsia="Arial" w:cs="Arial"/>
            <w:color w:val="000000"/>
          </w:rPr>
          <w:t xml:space="preserve"> The initial internal set was subsequently reused for language-specific repairs and cannot serve as an independent held-out test.</w:t>
        </w:r>
      </w:ins>
      <w:r>
        <w:rPr>
          <w:rFonts w:ascii="Arial" w:hAnsi="Arial" w:eastAsia="Arial" w:cs="Arial"/>
          <w:color w:val="000000"/>
        </w:rPr>
        <w:t xml:space="preserve"> Internal refusal correctness reached 1.000, and some post-repair judge scores approached or reached 1.000, but those values came after benchmark construction, error review, and targeted repair. The first AI-authored </w:t>
      </w:r>
      <w:del w:id="100442" w:author="Manuscript revision" w:date="2026-10-23T16:00:00Z">
        <w:r>
          <w:rPr>
            <w:rFonts w:ascii="Arial" w:hAnsi="Arial" w:eastAsia="Arial" w:cs="Arial"/>
            <w:color w:val="000000"/>
          </w:rPr>
          <w:delText xml:space="preserve">prospective</w:delText>
        </w:r>
      </w:del>
      <w:ins w:id="100443" w:author="Manuscript revision" w:date="2026-10-23T16:00:00Z">
        <w:r>
          <w:rPr>
            <w:rFonts w:ascii="Arial" w:hAnsi="Arial" w:eastAsia="Arial" w:cs="Arial"/>
            <w:color w:val="000000"/>
          </w:rPr>
          <w:t xml:space="preserve">diagnostic</w:t>
        </w:r>
      </w:ins>
      <w:r>
        <w:rPr>
          <w:rFonts w:ascii="Arial" w:hAnsi="Arial" w:eastAsia="Arial" w:cs="Arial"/>
          <w:color w:val="000000"/>
        </w:rPr>
        <w:t xml:space="preserve"> stress test </w:t>
      </w:r>
      <w:del w:id="100444" w:author="Manuscript revision" w:date="2026-10-23T16:00:00Z">
        <w:r>
          <w:rPr>
            <w:rFonts w:ascii="Arial" w:hAnsi="Arial" w:eastAsia="Arial" w:cs="Arial"/>
            <w:color w:val="000000"/>
          </w:rPr>
          <w:delText xml:space="preserve">was</w:delText>
        </w:r>
      </w:del>
      <w:ins w:id="100445" w:author="Manuscript revision" w:date="2026-10-23T16:00:00Z">
        <w:r>
          <w:rPr>
            <w:rFonts w:ascii="Arial" w:hAnsi="Arial" w:eastAsia="Arial" w:cs="Arial"/>
            <w:color w:val="000000"/>
          </w:rPr>
          <w:t xml:space="preserve">challenged</w:t>
        </w:r>
      </w:ins>
      <w:r>
        <w:rPr>
          <w:rFonts w:ascii="Arial" w:hAnsi="Arial" w:eastAsia="Arial" w:cs="Arial"/>
          <w:color w:val="000000"/>
        </w:rPr>
        <w:t xml:space="preserve"> </w:t>
      </w:r>
      <w:del w:id="100446" w:author="Manuscript revision" w:date="2026-10-23T16:00:00Z">
        <w:r>
          <w:rPr>
            <w:rFonts w:ascii="Arial" w:hAnsi="Arial" w:eastAsia="Arial" w:cs="Arial"/>
            <w:color w:val="000000"/>
          </w:rPr>
          <w:delText xml:space="preserve">important</w:delText>
        </w:r>
      </w:del>
      <w:ins w:id="100447" w:author="Manuscript revision" w:date="2026-10-23T16:00:00Z">
        <w:r>
          <w:rPr>
            <w:rFonts w:ascii="Arial" w:hAnsi="Arial" w:eastAsia="Arial" w:cs="Arial"/>
            <w:color w:val="000000"/>
          </w:rPr>
          <w:t xml:space="preserve">the</w:t>
        </w:r>
      </w:ins>
      <w:r>
        <w:rPr>
          <w:rFonts w:ascii="Arial" w:hAnsi="Arial" w:eastAsia="Arial" w:cs="Arial"/>
          <w:color w:val="000000"/>
        </w:rPr>
        <w:t xml:space="preserve"> </w:t>
      </w:r>
      <w:del w:id="100448" w:author="Manuscript revision" w:date="2026-10-23T16:00:00Z">
        <w:r>
          <w:rPr>
            <w:rFonts w:ascii="Arial" w:hAnsi="Arial" w:eastAsia="Arial" w:cs="Arial"/>
            <w:color w:val="000000"/>
          </w:rPr>
          <w:delText xml:space="preserve">because</w:delText>
        </w:r>
      </w:del>
      <w:ins w:id="100449" w:author="Manuscript revision" w:date="2026-10-23T16:00:00Z">
        <w:r>
          <w:rPr>
            <w:rFonts w:ascii="Arial" w:hAnsi="Arial" w:eastAsia="Arial" w:cs="Arial"/>
            <w:color w:val="000000"/>
          </w:rPr>
          <w:t xml:space="preserve">saturated internal values, and its findings subsequently informed refusal calibration. Its question content also recurred in the calibration set, so</w:t>
        </w:r>
      </w:ins>
      <w:r>
        <w:rPr>
          <w:rFonts w:ascii="Arial" w:hAnsi="Arial" w:eastAsia="Arial" w:cs="Arial"/>
          <w:color w:val="000000"/>
        </w:rPr>
        <w:t xml:space="preserve"> it </w:t>
      </w:r>
      <w:del w:id="100450" w:author="Manuscript revision" w:date="2026-10-23T16:00:00Z">
        <w:r>
          <w:rPr>
            <w:rFonts w:ascii="Arial" w:hAnsi="Arial" w:eastAsia="Arial" w:cs="Arial"/>
            <w:color w:val="000000"/>
          </w:rPr>
          <w:delText xml:space="preserve">challenged</w:delText>
        </w:r>
      </w:del>
      <w:ins w:id="100451" w:author="Manuscript revision" w:date="2026-10-23T16:00:00Z">
        <w:r>
          <w:rPr>
            <w:rFonts w:ascii="Arial" w:hAnsi="Arial" w:eastAsia="Arial" w:cs="Arial"/>
            <w:color w:val="000000"/>
          </w:rPr>
          <w:t xml:space="preserve">did</w:t>
        </w:r>
      </w:ins>
      <w:r>
        <w:rPr>
          <w:rFonts w:ascii="Arial" w:hAnsi="Arial" w:eastAsia="Arial" w:cs="Arial"/>
          <w:color w:val="000000"/>
        </w:rPr>
        <w:t xml:space="preserve"> </w:t>
      </w:r>
      <w:del w:id="100452" w:author="Manuscript revision" w:date="2026-10-23T16:00:00Z">
        <w:r>
          <w:rPr>
            <w:rFonts w:ascii="Arial" w:hAnsi="Arial" w:eastAsia="Arial" w:cs="Arial"/>
            <w:color w:val="000000"/>
          </w:rPr>
          <w:delText xml:space="preserve">those</w:delText>
        </w:r>
      </w:del>
      <w:ins w:id="100453" w:author="Manuscript revision" w:date="2026-10-23T16:00:00Z">
        <w:r>
          <w:rPr>
            <w:rFonts w:ascii="Arial" w:hAnsi="Arial" w:eastAsia="Arial" w:cs="Arial"/>
            <w:color w:val="000000"/>
          </w:rPr>
          <w:t xml:space="preserve">not</w:t>
        </w:r>
      </w:ins>
      <w:r>
        <w:rPr>
          <w:rFonts w:ascii="Arial" w:hAnsi="Arial" w:eastAsia="Arial" w:cs="Arial"/>
          <w:color w:val="000000"/>
        </w:rPr>
        <w:t xml:space="preserve"> </w:t>
      </w:r>
      <w:del w:id="100454" w:author="Manuscript revision" w:date="2026-10-23T16:00:00Z">
        <w:r>
          <w:rPr>
            <w:rFonts w:ascii="Arial" w:hAnsi="Arial" w:eastAsia="Arial" w:cs="Arial"/>
            <w:color w:val="000000"/>
          </w:rPr>
          <w:delText xml:space="preserve">saturated</w:delText>
        </w:r>
      </w:del>
      <w:ins w:id="100455" w:author="Manuscript revision" w:date="2026-10-23T16:00:00Z">
        <w:r>
          <w:rPr>
            <w:rFonts w:ascii="Arial" w:hAnsi="Arial" w:eastAsia="Arial" w:cs="Arial"/>
            <w:color w:val="000000"/>
          </w:rPr>
          <w:t xml:space="preserve">remain</w:t>
        </w:r>
      </w:ins>
      <w:r>
        <w:rPr>
          <w:rFonts w:ascii="Arial" w:hAnsi="Arial" w:eastAsia="Arial" w:cs="Arial"/>
          <w:color w:val="000000"/>
        </w:rPr>
        <w:t xml:space="preserve"> </w:t>
      </w:r>
      <w:del w:id="100456" w:author="Manuscript revision" w:date="2026-10-23T16:00:00Z">
        <w:r>
          <w:rPr>
            <w:rFonts w:ascii="Arial" w:hAnsi="Arial" w:eastAsia="Arial" w:cs="Arial"/>
            <w:color w:val="000000"/>
          </w:rPr>
          <w:delText xml:space="preserve">values</w:delText>
        </w:r>
      </w:del>
      <w:ins w:id="100457" w:author="Manuscript revision" w:date="2026-10-23T16:00:00Z">
        <w:r>
          <w:rPr>
            <w:rFonts w:ascii="Arial" w:hAnsi="Arial" w:eastAsia="Arial" w:cs="Arial"/>
            <w:color w:val="000000"/>
          </w:rPr>
          <w:t xml:space="preserve">independent</w:t>
        </w:r>
      </w:ins>
      <w:r>
        <w:rPr>
          <w:rFonts w:ascii="Arial" w:hAnsi="Arial" w:eastAsia="Arial" w:cs="Arial"/>
          <w:color w:val="000000"/>
        </w:rPr>
        <w:t xml:space="preserve"> </w:t>
      </w:r>
      <w:del w:id="100458" w:author="Manuscript revision" w:date="2026-10-23T16:00:00Z">
        <w:r>
          <w:rPr>
            <w:rFonts w:ascii="Arial" w:hAnsi="Arial" w:eastAsia="Arial" w:cs="Arial"/>
            <w:color w:val="000000"/>
          </w:rPr>
          <w:delText xml:space="preserve">without</w:delText>
        </w:r>
      </w:del>
      <w:ins w:id="100459" w:author="Manuscript revision" w:date="2026-10-23T16:00:00Z">
        <w:r>
          <w:rPr>
            <w:rFonts w:ascii="Arial" w:hAnsi="Arial" w:eastAsia="Arial" w:cs="Arial"/>
            <w:color w:val="000000"/>
          </w:rPr>
          <w:t xml:space="preserve">of</w:t>
        </w:r>
      </w:ins>
      <w:r>
        <w:rPr>
          <w:rFonts w:ascii="Arial" w:hAnsi="Arial" w:eastAsia="Arial" w:cs="Arial"/>
          <w:color w:val="000000"/>
        </w:rPr>
        <w:t xml:space="preserve"> </w:t>
      </w:r>
      <w:del w:id="100460" w:author="Manuscript revision" w:date="2026-10-23T16:00:00Z">
        <w:r>
          <w:rPr>
            <w:rFonts w:ascii="Arial" w:hAnsi="Arial" w:eastAsia="Arial" w:cs="Arial"/>
            <w:color w:val="000000"/>
          </w:rPr>
          <w:delText xml:space="preserve">tuning</w:delText>
        </w:r>
      </w:del>
      <w:ins w:id="100461" w:author="Manuscript revision" w:date="2026-10-23T16:00:00Z">
        <w:r>
          <w:rPr>
            <w:rFonts w:ascii="Arial" w:hAnsi="Arial" w:eastAsia="Arial" w:cs="Arial"/>
            <w:color w:val="000000"/>
          </w:rPr>
          <w:t xml:space="preserve">subsequent</w:t>
        </w:r>
      </w:ins>
      <w:r>
        <w:rPr>
          <w:rFonts w:ascii="Arial" w:hAnsi="Arial" w:eastAsia="Arial" w:cs="Arial"/>
          <w:color w:val="000000"/>
        </w:rPr>
        <w:t xml:space="preserve"> </w:t>
      </w:r>
      <w:del w:id="100462" w:author="Manuscript revision" w:date="2026-10-23T16:00:00Z">
        <w:r>
          <w:rPr>
            <w:rFonts w:ascii="Arial" w:hAnsi="Arial" w:eastAsia="Arial" w:cs="Arial"/>
            <w:color w:val="000000"/>
          </w:rPr>
          <w:delText xml:space="preserve">from that set.</w:delText>
        </w:r>
      </w:del>
      <w:ins w:id="100463" w:author="Manuscript revision" w:date="2026-10-23T16:00:00Z">
        <w:r>
          <w:rPr>
            <w:rFonts w:ascii="Arial" w:hAnsi="Arial" w:eastAsia="Arial" w:cs="Arial"/>
            <w:color w:val="000000"/>
          </w:rPr>
          <w:t xml:space="preserve">development.</w:t>
        </w:r>
      </w:ins>
      <w:r>
        <w:rPr>
          <w:rFonts w:ascii="Arial" w:hAnsi="Arial" w:eastAsia="Arial" w:cs="Arial"/>
          <w:color w:val="000000"/>
        </w:rPr>
        <w:t xml:space="preserve"> It contradicted the internal refusal result: refusal correctness fell to 0.700 even while answerable-question retrieval and grounding remained strong. Figure 3A should therefore be read as development history, and Figure 3B as </w:t>
      </w:r>
      <w:del w:id="100464" w:author="Manuscript revision" w:date="2026-10-23T16:00:00Z">
        <w:r>
          <w:rPr>
            <w:rFonts w:ascii="Arial" w:hAnsi="Arial" w:eastAsia="Arial" w:cs="Arial"/>
            <w:color w:val="000000"/>
          </w:rPr>
          <w:delText xml:space="preserve">evidence</w:delText>
        </w:r>
      </w:del>
      <w:ins w:id="100465" w:author="Manuscript revision" w:date="2026-10-23T16:00:00Z">
        <w:r>
          <w:rPr>
            <w:rFonts w:ascii="Arial" w:hAnsi="Arial" w:eastAsia="Arial" w:cs="Arial"/>
            <w:color w:val="000000"/>
          </w:rPr>
          <w:t xml:space="preserve">a</w:t>
        </w:r>
      </w:ins>
      <w:r>
        <w:rPr>
          <w:rFonts w:ascii="Arial" w:hAnsi="Arial" w:eastAsia="Arial" w:cs="Arial"/>
          <w:color w:val="000000"/>
        </w:rPr>
        <w:t xml:space="preserve"> </w:t>
      </w:r>
      <w:del w:id="100466" w:author="Manuscript revision" w:date="2026-10-23T16:00:00Z">
        <w:r>
          <w:rPr>
            <w:rFonts w:ascii="Arial" w:hAnsi="Arial" w:eastAsia="Arial" w:cs="Arial"/>
            <w:color w:val="000000"/>
          </w:rPr>
          <w:delText xml:space="preserve">that</w:delText>
        </w:r>
      </w:del>
      <w:ins w:id="100467" w:author="Manuscript revision" w:date="2026-10-23T16:00:00Z">
        <w:r>
          <w:rPr>
            <w:rFonts w:ascii="Arial" w:hAnsi="Arial" w:eastAsia="Arial" w:cs="Arial"/>
            <w:color w:val="000000"/>
          </w:rPr>
          <w:t xml:space="preserve">descriptive comparison of diagnostic assessments before and after calibration on overlapping development content. The higher</w:t>
        </w:r>
      </w:ins>
      <w:r>
        <w:rPr>
          <w:rFonts w:ascii="Arial" w:hAnsi="Arial" w:eastAsia="Arial" w:cs="Arial"/>
          <w:color w:val="000000"/>
        </w:rPr>
        <w:t xml:space="preserve"> refusal </w:t>
      </w:r>
      <w:del w:id="100468" w:author="Manuscript revision" w:date="2026-10-23T16:00:00Z">
        <w:r>
          <w:rPr>
            <w:rFonts w:ascii="Arial" w:hAnsi="Arial" w:eastAsia="Arial" w:cs="Arial"/>
            <w:color w:val="000000"/>
          </w:rPr>
          <w:delText xml:space="preserve">calibration</w:delText>
        </w:r>
      </w:del>
      <w:ins w:id="100469" w:author="Manuscript revision" w:date="2026-10-23T16:00:00Z">
        <w:r>
          <w:rPr>
            <w:rFonts w:ascii="Arial" w:hAnsi="Arial" w:eastAsia="Arial" w:cs="Arial"/>
            <w:color w:val="000000"/>
          </w:rPr>
          <w:t xml:space="preserve">score</w:t>
        </w:r>
      </w:ins>
      <w:r>
        <w:rPr>
          <w:rFonts w:ascii="Arial" w:hAnsi="Arial" w:eastAsia="Arial" w:cs="Arial"/>
          <w:color w:val="000000"/>
        </w:rPr>
        <w:t xml:space="preserve"> </w:t>
      </w:r>
      <w:del w:id="100470" w:author="Manuscript revision" w:date="2026-10-23T16:00:00Z">
        <w:r>
          <w:rPr>
            <w:rFonts w:ascii="Arial" w:hAnsi="Arial" w:eastAsia="Arial" w:cs="Arial"/>
            <w:color w:val="000000"/>
          </w:rPr>
          <w:delText xml:space="preserve">improved</w:delText>
        </w:r>
      </w:del>
      <w:ins w:id="100471" w:author="Manuscript revision" w:date="2026-10-23T16:00:00Z">
        <w:r>
          <w:rPr>
            <w:rFonts w:ascii="Arial" w:hAnsi="Arial" w:eastAsia="Arial" w:cs="Arial"/>
            <w:color w:val="000000"/>
          </w:rPr>
          <w:t xml:space="preserve">and</w:t>
        </w:r>
      </w:ins>
      <w:r>
        <w:rPr>
          <w:rFonts w:ascii="Arial" w:hAnsi="Arial" w:eastAsia="Arial" w:cs="Arial"/>
          <w:color w:val="000000"/>
        </w:rPr>
        <w:t xml:space="preserve"> </w:t>
      </w:r>
      <w:del w:id="100472" w:author="Manuscript revision" w:date="2026-10-23T16:00:00Z">
        <w:r>
          <w:rPr>
            <w:rFonts w:ascii="Arial" w:hAnsi="Arial" w:eastAsia="Arial" w:cs="Arial"/>
            <w:color w:val="000000"/>
          </w:rPr>
          <w:delText xml:space="preserve">the main safety weakness but introduced a visible trade-off, with</w:delText>
        </w:r>
      </w:del>
      <w:ins w:id="100473" w:author="Manuscript revision" w:date="2026-10-23T16:00:00Z">
        <w:r>
          <w:rPr>
            <w:rFonts w:ascii="Arial" w:hAnsi="Arial" w:eastAsia="Arial" w:cs="Arial"/>
            <w:color w:val="000000"/>
          </w:rPr>
          <w:t xml:space="preserve">lower</w:t>
        </w:r>
      </w:ins>
      <w:r>
        <w:rPr>
          <w:rFonts w:ascii="Arial" w:hAnsi="Arial" w:eastAsia="Arial" w:cs="Arial"/>
          <w:color w:val="000000"/>
        </w:rPr>
        <w:t xml:space="preserve"> answerable-control completeness </w:t>
      </w:r>
      <w:del w:id="100474" w:author="Manuscript revision" w:date="2026-10-23T16:00:00Z">
        <w:r>
          <w:rPr>
            <w:rFonts w:ascii="Arial" w:hAnsi="Arial" w:eastAsia="Arial" w:cs="Arial"/>
            <w:color w:val="000000"/>
          </w:rPr>
          <w:delText xml:space="preserve">below</w:delText>
        </w:r>
      </w:del>
      <w:ins w:id="100475" w:author="Manuscript revision" w:date="2026-10-23T16:00:00Z">
        <w:r>
          <w:rPr>
            <w:rFonts w:ascii="Arial" w:hAnsi="Arial" w:eastAsia="Arial" w:cs="Arial"/>
            <w:color w:val="000000"/>
          </w:rPr>
          <w:t xml:space="preserve">do</w:t>
        </w:r>
      </w:ins>
      <w:r>
        <w:rPr>
          <w:rFonts w:ascii="Arial" w:hAnsi="Arial" w:eastAsia="Arial" w:cs="Arial"/>
          <w:color w:val="000000"/>
        </w:rPr>
        <w:t xml:space="preserve"> </w:t>
      </w:r>
      <w:del w:id="100476" w:author="Manuscript revision" w:date="2026-10-23T16:00:00Z">
        <w:r>
          <w:rPr>
            <w:rFonts w:ascii="Arial" w:hAnsi="Arial" w:eastAsia="Arial" w:cs="Arial"/>
            <w:color w:val="000000"/>
          </w:rPr>
          <w:delText xml:space="preserve">the</w:delText>
        </w:r>
      </w:del>
      <w:ins w:id="100477" w:author="Manuscript revision" w:date="2026-10-23T16:00:00Z">
        <w:r>
          <w:rPr>
            <w:rFonts w:ascii="Arial" w:hAnsi="Arial" w:eastAsia="Arial" w:cs="Arial"/>
            <w:color w:val="000000"/>
          </w:rPr>
          <w:t xml:space="preserve">not</w:t>
        </w:r>
      </w:ins>
      <w:r>
        <w:rPr>
          <w:rFonts w:ascii="Arial" w:hAnsi="Arial" w:eastAsia="Arial" w:cs="Arial"/>
          <w:color w:val="000000"/>
        </w:rPr>
        <w:t xml:space="preserve"> </w:t>
      </w:r>
      <w:del w:id="100478" w:author="Manuscript revision" w:date="2026-10-23T16:00:00Z">
        <w:r>
          <w:rPr>
            <w:rFonts w:ascii="Arial" w:hAnsi="Arial" w:eastAsia="Arial" w:cs="Arial"/>
            <w:color w:val="000000"/>
          </w:rPr>
          <w:delText xml:space="preserve">first</w:delText>
        </w:r>
      </w:del>
      <w:ins w:id="100479" w:author="Manuscript revision" w:date="2026-10-23T16:00:00Z">
        <w:r>
          <w:rPr>
            <w:rFonts w:ascii="Arial" w:hAnsi="Arial" w:eastAsia="Arial" w:cs="Arial"/>
            <w:color w:val="000000"/>
          </w:rPr>
          <w:t xml:space="preserve">establish</w:t>
        </w:r>
      </w:ins>
      <w:r>
        <w:rPr>
          <w:rFonts w:ascii="Arial" w:hAnsi="Arial" w:eastAsia="Arial" w:cs="Arial"/>
          <w:color w:val="000000"/>
        </w:rPr>
        <w:t xml:space="preserve"> </w:t>
      </w:r>
      <w:del w:id="100480" w:author="Manuscript revision" w:date="2026-10-23T16:00:00Z">
        <w:r>
          <w:rPr>
            <w:rFonts w:ascii="Arial" w:hAnsi="Arial" w:eastAsia="Arial" w:cs="Arial"/>
            <w:color w:val="000000"/>
          </w:rPr>
          <w:delText xml:space="preserve">prospective</w:delText>
        </w:r>
      </w:del>
      <w:ins w:id="100481" w:author="Manuscript revision" w:date="2026-10-23T16:00:00Z">
        <w:r>
          <w:rPr>
            <w:rFonts w:ascii="Arial" w:hAnsi="Arial" w:eastAsia="Arial" w:cs="Arial"/>
            <w:color w:val="000000"/>
          </w:rPr>
          <w:t xml:space="preserve">a</w:t>
        </w:r>
      </w:ins>
      <w:r>
        <w:rPr>
          <w:rFonts w:ascii="Arial" w:hAnsi="Arial" w:eastAsia="Arial" w:cs="Arial"/>
          <w:color w:val="000000"/>
        </w:rPr>
        <w:t xml:space="preserve"> </w:t>
      </w:r>
      <w:del w:id="100482" w:author="Manuscript revision" w:date="2026-10-23T16:00:00Z">
        <w:r>
          <w:rPr>
            <w:rFonts w:ascii="Arial" w:hAnsi="Arial" w:eastAsia="Arial" w:cs="Arial"/>
            <w:color w:val="000000"/>
          </w:rPr>
          <w:delText xml:space="preserve">answerable</w:delText>
        </w:r>
      </w:del>
      <w:ins w:id="100483" w:author="Manuscript revision" w:date="2026-10-23T16:00:00Z">
        <w:r>
          <w:rPr>
            <w:rFonts w:ascii="Arial" w:hAnsi="Arial" w:eastAsia="Arial" w:cs="Arial"/>
            <w:color w:val="000000"/>
          </w:rPr>
          <w:t xml:space="preserve">causal</w:t>
        </w:r>
      </w:ins>
      <w:r>
        <w:rPr>
          <w:rFonts w:ascii="Arial" w:hAnsi="Arial" w:eastAsia="Arial" w:cs="Arial"/>
          <w:color w:val="000000"/>
        </w:rPr>
        <w:t xml:space="preserve"> </w:t>
      </w:r>
      <w:del w:id="100484" w:author="Manuscript revision" w:date="2026-10-23T16:00:00Z">
        <w:r>
          <w:rPr>
            <w:rFonts w:ascii="Arial" w:hAnsi="Arial" w:eastAsia="Arial" w:cs="Arial"/>
            <w:color w:val="000000"/>
          </w:rPr>
          <w:delText xml:space="preserve">set.</w:delText>
        </w:r>
      </w:del>
      <w:ins w:id="100485" w:author="Manuscript revision" w:date="2026-10-23T16:00:00Z">
        <w:r>
          <w:rPr>
            <w:rFonts w:ascii="Arial" w:hAnsi="Arial" w:eastAsia="Arial" w:cs="Arial"/>
            <w:color w:val="000000"/>
          </w:rPr>
          <w:t xml:space="preserve">calibration effect or independent generalization.</w:t>
        </w:r>
      </w:ins>
      <w:r>
        <w:rPr>
          <w:rFonts w:ascii="Arial" w:hAnsi="Arial" w:eastAsia="Arial" w:cs="Arial"/>
          <w:color w:val="000000"/>
        </w:rPr>
        <w:t xml:space="preserve"> The most defensible claim is limited but useful. The system can help locate and summarize evidence in selected ANVISA documents, provided users verify the cited article and treat refusal boundaries seriously.</w:t>
      </w:r>
    </w:p>
    <w:p>
      <w:pPr/>
      <w:r>
        <w:rPr>
          <w:rFonts w:ascii="Arial" w:hAnsi="Arial" w:eastAsia="Arial" w:cs="Arial"/>
          <w:color w:val="000000"/>
        </w:rPr>
        <w:t xml:space="preserve">Future studies should test the system with regulatory-affairs users and measure whether it reduces time to locate evidence without increasing overconfidence. A stronger validation study should include independent expert review of selected answers, blinded error classification, </w:t>
      </w:r>
      <w:del w:id="100486" w:author="Manuscript revision" w:date="2026-10-23T16:00:00Z">
        <w:r>
          <w:rPr>
            <w:rFonts w:ascii="Arial" w:hAnsi="Arial" w:eastAsia="Arial" w:cs="Arial"/>
            <w:color w:val="000000"/>
          </w:rPr>
          <w:delText xml:space="preserve">prospective</w:delText>
        </w:r>
      </w:del>
      <w:ins w:id="100487" w:author="Manuscript revision" w:date="2026-10-23T16:00:00Z">
        <w:r>
          <w:rPr>
            <w:rFonts w:ascii="Arial" w:hAnsi="Arial" w:eastAsia="Arial" w:cs="Arial"/>
            <w:color w:val="000000"/>
          </w:rPr>
          <w:t xml:space="preserve">and</w:t>
        </w:r>
      </w:ins>
      <w:r>
        <w:rPr>
          <w:rFonts w:ascii="Arial" w:hAnsi="Arial" w:eastAsia="Arial" w:cs="Arial"/>
          <w:color w:val="000000"/>
        </w:rPr>
        <w:t xml:space="preserve"> </w:t>
      </w:r>
      <w:del w:id="100488" w:author="Manuscript revision" w:date="2026-10-23T16:00:00Z">
        <w:r>
          <w:rPr>
            <w:rFonts w:ascii="Arial" w:hAnsi="Arial" w:eastAsia="Arial" w:cs="Arial"/>
            <w:color w:val="000000"/>
          </w:rPr>
          <w:delText xml:space="preserve">question</w:delText>
        </w:r>
      </w:del>
      <w:ins w:id="100489" w:author="Manuscript revision" w:date="2026-10-23T16:00:00Z">
        <w:r>
          <w:rPr>
            <w:rFonts w:ascii="Arial" w:hAnsi="Arial" w:eastAsia="Arial" w:cs="Arial"/>
            <w:color w:val="000000"/>
          </w:rPr>
          <w:t xml:space="preserve">a</w:t>
        </w:r>
      </w:ins>
      <w:r>
        <w:rPr>
          <w:rFonts w:ascii="Arial" w:hAnsi="Arial" w:eastAsia="Arial" w:cs="Arial"/>
          <w:color w:val="000000"/>
        </w:rPr>
        <w:t xml:space="preserve"> </w:t>
      </w:r>
      <w:del w:id="100490" w:author="Manuscript revision" w:date="2026-10-23T16:00:00Z">
        <w:r>
          <w:rPr>
            <w:rFonts w:ascii="Arial" w:hAnsi="Arial" w:eastAsia="Arial" w:cs="Arial"/>
            <w:color w:val="000000"/>
          </w:rPr>
          <w:delText xml:space="preserve">authoring</w:delText>
        </w:r>
      </w:del>
      <w:ins w:id="100491" w:author="Manuscript revision" w:date="2026-10-23T16:00:00Z">
        <w:r>
          <w:rPr>
            <w:rFonts w:ascii="Arial" w:hAnsi="Arial" w:eastAsia="Arial" w:cs="Arial"/>
            <w:color w:val="000000"/>
          </w:rPr>
          <w:t xml:space="preserve">new test authored</w:t>
        </w:r>
      </w:ins>
      <w:r>
        <w:rPr>
          <w:rFonts w:ascii="Arial" w:hAnsi="Arial" w:eastAsia="Arial" w:cs="Arial"/>
          <w:color w:val="000000"/>
        </w:rPr>
        <w:t xml:space="preserve"> by </w:t>
      </w:r>
      <w:del w:id="100492" w:author="Manuscript revision" w:date="2026-10-23T16:00:00Z">
        <w:r>
          <w:rPr>
            <w:rFonts w:ascii="Arial" w:hAnsi="Arial" w:eastAsia="Arial" w:cs="Arial"/>
            <w:color w:val="000000"/>
          </w:rPr>
          <w:delText xml:space="preserve">users</w:delText>
        </w:r>
      </w:del>
      <w:ins w:id="100493" w:author="Manuscript revision" w:date="2026-10-23T16:00:00Z">
        <w:r>
          <w:rPr>
            <w:rFonts w:ascii="Arial" w:hAnsi="Arial" w:eastAsia="Arial" w:cs="Arial"/>
            <w:color w:val="000000"/>
          </w:rPr>
          <w:t xml:space="preserve">people who have</w:t>
        </w:r>
      </w:ins>
      <w:r>
        <w:rPr>
          <w:rFonts w:ascii="Arial" w:hAnsi="Arial" w:eastAsia="Arial" w:cs="Arial"/>
          <w:color w:val="000000"/>
        </w:rPr>
        <w:t xml:space="preserve"> not </w:t>
      </w:r>
      <w:del w:id="100494" w:author="Manuscript revision" w:date="2026-10-23T16:00:00Z">
        <w:r>
          <w:rPr>
            <w:rFonts w:ascii="Arial" w:hAnsi="Arial" w:eastAsia="Arial" w:cs="Arial"/>
            <w:color w:val="000000"/>
          </w:rPr>
          <w:delText xml:space="preserve">involved</w:delText>
        </w:r>
      </w:del>
      <w:ins w:id="100495" w:author="Manuscript revision" w:date="2026-10-23T16:00:00Z">
        <w:r>
          <w:rPr>
            <w:rFonts w:ascii="Arial" w:hAnsi="Arial" w:eastAsia="Arial" w:cs="Arial"/>
            <w:color w:val="000000"/>
          </w:rPr>
          <w:t xml:space="preserve">seen</w:t>
        </w:r>
      </w:ins>
      <w:r>
        <w:rPr>
          <w:rFonts w:ascii="Arial" w:hAnsi="Arial" w:eastAsia="Arial" w:cs="Arial"/>
          <w:color w:val="000000"/>
        </w:rPr>
        <w:t xml:space="preserve"> </w:t>
      </w:r>
      <w:del w:id="100496" w:author="Manuscript revision" w:date="2026-10-23T16:00:00Z">
        <w:r>
          <w:rPr>
            <w:rFonts w:ascii="Arial" w:hAnsi="Arial" w:eastAsia="Arial" w:cs="Arial"/>
            <w:color w:val="000000"/>
          </w:rPr>
          <w:delText xml:space="preserve">in</w:delText>
        </w:r>
      </w:del>
      <w:ins w:id="100497" w:author="Manuscript revision" w:date="2026-10-23T16:00:00Z">
        <w:r>
          <w:rPr>
            <w:rFonts w:ascii="Arial" w:hAnsi="Arial" w:eastAsia="Arial" w:cs="Arial"/>
            <w:color w:val="000000"/>
          </w:rPr>
          <w:t xml:space="preserve">the</w:t>
        </w:r>
      </w:ins>
      <w:r>
        <w:rPr>
          <w:rFonts w:ascii="Arial" w:hAnsi="Arial" w:eastAsia="Arial" w:cs="Arial"/>
          <w:color w:val="000000"/>
        </w:rPr>
        <w:t xml:space="preserve"> </w:t>
      </w:r>
      <w:del w:id="100498" w:author="Manuscript revision" w:date="2026-10-23T16:00:00Z">
        <w:r>
          <w:rPr>
            <w:rFonts w:ascii="Arial" w:hAnsi="Arial" w:eastAsia="Arial" w:cs="Arial"/>
            <w:color w:val="000000"/>
          </w:rPr>
          <w:delText xml:space="preserve">system</w:delText>
        </w:r>
      </w:del>
      <w:ins w:id="100499" w:author="Manuscript revision" w:date="2026-10-23T16:00:00Z">
        <w:r>
          <w:rPr>
            <w:rFonts w:ascii="Arial" w:hAnsi="Arial" w:eastAsia="Arial" w:cs="Arial"/>
            <w:color w:val="000000"/>
          </w:rPr>
          <w:t xml:space="preserve">development</w:t>
        </w:r>
      </w:ins>
      <w:r>
        <w:rPr>
          <w:rFonts w:ascii="Arial" w:hAnsi="Arial" w:eastAsia="Arial" w:cs="Arial"/>
          <w:color w:val="000000"/>
        </w:rPr>
        <w:t xml:space="preserve"> </w:t>
      </w:r>
      <w:del w:id="100500" w:author="Manuscript revision" w:date="2026-10-23T16:00:00Z">
        <w:r>
          <w:rPr>
            <w:rFonts w:ascii="Arial" w:hAnsi="Arial" w:eastAsia="Arial" w:cs="Arial"/>
            <w:color w:val="000000"/>
          </w:rPr>
          <w:delText xml:space="preserve">development,</w:delText>
        </w:r>
      </w:del>
      <w:ins w:id="100501" w:author="Manuscript revision" w:date="2026-10-23T16:00:00Z">
        <w:r>
          <w:rPr>
            <w:rFonts w:ascii="Arial" w:hAnsi="Arial" w:eastAsia="Arial" w:cs="Arial"/>
            <w:color w:val="000000"/>
          </w:rPr>
          <w:t xml:space="preserve">questions, prompt, or failure review, with model</w:t>
        </w:r>
      </w:ins>
      <w:r>
        <w:rPr>
          <w:rFonts w:ascii="Arial" w:hAnsi="Arial" w:eastAsia="Arial" w:cs="Arial"/>
          <w:color w:val="000000"/>
        </w:rPr>
        <w:t xml:space="preserve"> and </w:t>
      </w:r>
      <w:del w:id="100502" w:author="Manuscript revision" w:date="2026-10-23T16:00:00Z">
        <w:r>
          <w:rPr>
            <w:rFonts w:ascii="Arial" w:hAnsi="Arial" w:eastAsia="Arial" w:cs="Arial"/>
            <w:color w:val="000000"/>
          </w:rPr>
          <w:delText xml:space="preserve">comparison</w:delText>
        </w:r>
      </w:del>
      <w:ins w:id="100503" w:author="Manuscript revision" w:date="2026-10-23T16:00:00Z">
        <w:r>
          <w:rPr>
            <w:rFonts w:ascii="Arial" w:hAnsi="Arial" w:eastAsia="Arial" w:cs="Arial"/>
            <w:color w:val="000000"/>
          </w:rPr>
          <w:t xml:space="preserve">prompt settings frozen before evaluation. It should also compare the system</w:t>
        </w:r>
      </w:ins>
      <w:r>
        <w:rPr>
          <w:rFonts w:ascii="Arial" w:hAnsi="Arial" w:eastAsia="Arial" w:cs="Arial"/>
          <w:color w:val="000000"/>
        </w:rPr>
        <w:t xml:space="preserve"> with standard document search. The corpus should also be expanded and versioned so users can see when a question requires current information outside the indexed corpus.</w:t>
      </w:r>
    </w:p>
    <w:p>
      <w:pPr>
        <w:pStyle w:val="Heading1"/>
      </w:pPr>
      <w:r>
        <w:rPr>
          <w:rFonts w:ascii="Arial" w:hAnsi="Arial" w:eastAsia="Arial" w:cs="Arial"/>
          <w:color w:val="000000"/>
        </w:rPr>
        <w:t>Conclusion</w:t>
      </w:r>
    </w:p>
    <w:p>
      <w:pPr>
        <w:keepLines/>
      </w:pPr>
      <w:r>
        <w:rPr>
          <w:rFonts w:ascii="Arial" w:hAnsi="Arial" w:eastAsia="Arial" w:cs="Arial"/>
          <w:color w:val="000000"/>
        </w:rPr>
        <w:t>A bilingual RAG prototype can help retrieve and summarize selected ANVISA regulatory documents when the answer is present in the indexed corpus and the cited article is checked. The evaluation showed useful performance for clinical-trial, pharmacovigilance, biological-product, medical-device, and reliance questions. It also showed why regulatory RAG evaluation should report concrete successes and failures. The central safety boundary is not only retrieval accuracy; it is the ability to avoid incomplete answers and to refuse when the documents do not contain the requested fact.</w:t>
      </w:r>
    </w:p>
    <w:p>
      <w:pPr>
        <w:pStyle w:val="Heading1"/>
        <w:keepNext/>
        <w:keepLines/>
        <w:pageBreakBefore/>
      </w:pPr>
      <w:r>
        <w:rPr>
          <w:rFonts w:ascii="Arial" w:hAnsi="Arial" w:eastAsia="Arial" w:cs="Arial"/>
          <w:color w:val="000000"/>
        </w:rPr>
        <w:t>Declarations</w:t>
      </w:r>
    </w:p>
    <w:p>
      <w:pPr>
        <w:keepNext/>
        <w:keepLines/>
      </w:pPr>
      <w:r>
        <w:rPr>
          <w:rFonts w:ascii="Arial" w:hAnsi="Arial" w:eastAsia="Arial" w:cs="Arial"/>
          <w:color w:val="000000"/>
        </w:rPr>
        <w:t>Funding: The authors received no specific funding for this work.</w:t>
      </w:r>
    </w:p>
    <w:p>
      <w:pPr>
        <w:keepNext/>
        <w:keepLines/>
      </w:pPr>
      <w:r>
        <w:rPr>
          <w:rFonts w:ascii="Arial" w:hAnsi="Arial" w:eastAsia="Arial" w:cs="Arial"/>
          <w:color w:val="000000"/>
        </w:rPr>
        <w:t>Conflict of Interest: The authors declare no competing financial interests.</w:t>
      </w:r>
    </w:p>
    <w:p>
      <w:pPr>
        <w:keepNext/>
        <w:keepLines/>
      </w:pPr>
      <w:r>
        <w:rPr>
          <w:rFonts w:ascii="Arial" w:hAnsi="Arial" w:eastAsia="Arial" w:cs="Arial"/>
          <w:color w:val="000000"/>
        </w:rPr>
        <w:t xml:space="preserve">Author Contributions: C.V.M.-P. conceived and designed the study, developed the software pipeline, prepared the corpus, constructed the benchmark, performed the analyses, interpreted the results, and drafted the manuscript. H.L.R.J. contributed to the regulatory and pharmaceutical framing, interpretation of results, </w:t>
      </w:r>
      <w:ins w:id="4000169" w:author="Manuscript revision" w:date="2026-10-30T21:39:11.188562+00:00">
        <w:r>
          <w:rPr>
            <w:rFonts w:ascii="Arial" w:hAnsi="Arial" w:eastAsia="Arial" w:cs="Arial"/>
            <w:color w:val="000000"/>
          </w:rPr>
          <w:t xml:space="preserve">author review of questions and generated answers, </w:t>
        </w:r>
      </w:ins>
      <w:r>
        <w:rPr>
          <w:rFonts w:ascii="Arial" w:hAnsi="Arial" w:eastAsia="Arial" w:cs="Arial"/>
          <w:color w:val="000000"/>
        </w:rPr>
        <w:t xml:space="preserve">and critical revision of the manuscript. Both authors approved the final manuscript and agree to be accountable for the work.</w:t>
      </w:r>
    </w:p>
    <w:p>
      <w:pPr>
        <w:keepNext/>
        <w:keepLines/>
      </w:pPr>
      <w:r>
        <w:rPr>
          <w:rFonts w:ascii="Arial" w:hAnsi="Arial" w:eastAsia="Arial" w:cs="Arial"/>
          <w:color w:val="000000"/>
        </w:rPr>
        <w:t xml:space="preserve">Data Availability: The code, benchmark </w:t>
      </w:r>
      <w:del w:id="4000170" w:author="Manuscript revision" w:date="2026-10-30T21:39:11.189491+00:00">
        <w:r>
          <w:rPr>
            <w:rFonts w:ascii="Arial" w:hAnsi="Arial" w:eastAsia="Arial" w:cs="Arial"/>
            <w:color w:val="000000"/>
          </w:rPr>
          <w:delText xml:space="preserve">manifests, generated outputs, prompts,</w:delText>
        </w:r>
      </w:del>
      <w:ins w:id="4000171" w:author="Manuscript revision" w:date="2026-10-30T21:39:11.189501+00:00">
        <w:r>
          <w:rPr>
            <w:rFonts w:ascii="Arial" w:hAnsi="Arial" w:eastAsia="Arial" w:cs="Arial"/>
            <w:color w:val="000000"/>
          </w:rPr>
          <w:t xml:space="preserve">artifacts</w:t>
        </w:r>
      </w:ins>
      <w:r>
        <w:rPr>
          <w:rFonts w:ascii="Arial" w:hAnsi="Arial" w:eastAsia="Arial" w:cs="Arial"/>
          <w:color w:val="000000"/>
        </w:rPr>
        <w:t xml:space="preserve"> and </w:t>
      </w:r>
      <w:del w:id="4000172" w:author="Manuscript revision" w:date="2026-10-30T21:39:11.189515+00:00">
        <w:r>
          <w:rPr>
            <w:rFonts w:ascii="Arial" w:hAnsi="Arial" w:eastAsia="Arial" w:cs="Arial"/>
            <w:color w:val="000000"/>
          </w:rPr>
          <w:delText xml:space="preserve">non-restricted</w:delText>
        </w:r>
      </w:del>
      <w:ins w:id="4000173" w:author="Manuscript revision" w:date="2026-10-30T21:39:11.189524+00:00">
        <w:r>
          <w:rPr>
            <w:rFonts w:ascii="Arial" w:hAnsi="Arial" w:eastAsia="Arial" w:cs="Arial"/>
            <w:color w:val="000000"/>
          </w:rPr>
          <w:t xml:space="preserve">revision</w:t>
        </w:r>
      </w:ins>
      <w:r>
        <w:rPr>
          <w:rFonts w:ascii="Arial" w:hAnsi="Arial" w:eastAsia="Arial" w:cs="Arial"/>
          <w:color w:val="000000"/>
        </w:rPr>
        <w:t xml:space="preserve"> </w:t>
      </w:r>
      <w:del w:id="4000174" w:author="Manuscript revision" w:date="2026-10-30T21:39:11.189537+00:00">
        <w:r>
          <w:rPr>
            <w:rFonts w:ascii="Arial" w:hAnsi="Arial" w:eastAsia="Arial" w:cs="Arial"/>
            <w:color w:val="000000"/>
          </w:rPr>
          <w:delText xml:space="preserve">derived artifacts</w:delText>
        </w:r>
      </w:del>
      <w:ins w:id="4000175" w:author="Manuscript revision" w:date="2026-10-30T21:39:11.189545+00:00">
        <w:r>
          <w:rPr>
            <w:rFonts w:ascii="Arial" w:hAnsi="Arial" w:eastAsia="Arial" w:cs="Arial"/>
            <w:color w:val="000000"/>
          </w:rPr>
          <w:t xml:space="preserve">snapshots</w:t>
        </w:r>
      </w:ins>
      <w:r>
        <w:rPr>
          <w:rFonts w:ascii="Arial" w:hAnsi="Arial" w:eastAsia="Arial" w:cs="Arial"/>
          <w:color w:val="000000"/>
        </w:rPr>
        <w:t xml:space="preserve"> are </w:t>
      </w:r>
      <w:del w:id="4000176" w:author="Manuscript revision" w:date="2026-10-30T21:39:11.189559+00:00">
        <w:r>
          <w:rPr>
            <w:rFonts w:ascii="Arial" w:hAnsi="Arial" w:eastAsia="Arial" w:cs="Arial"/>
            <w:color w:val="000000"/>
          </w:rPr>
          <w:delText xml:space="preserve">archived in a private project repository during manuscript preparation and will be made publicly </w:delText>
        </w:r>
      </w:del>
      <w:r>
        <w:rPr>
          <w:rFonts w:ascii="Arial" w:hAnsi="Arial" w:eastAsia="Arial" w:cs="Arial"/>
          <w:color w:val="000000"/>
        </w:rPr>
        <w:t xml:space="preserve">available </w:t>
      </w:r>
      <w:del w:id="4000177" w:author="Manuscript revision" w:date="2026-10-30T21:39:11.189614+00:00">
        <w:r>
          <w:rPr>
            <w:rFonts w:ascii="Arial" w:hAnsi="Arial" w:eastAsia="Arial" w:cs="Arial"/>
            <w:color w:val="000000"/>
          </w:rPr>
          <w:delText xml:space="preserve">on</w:delText>
        </w:r>
      </w:del>
      <w:ins w:id="4000178" w:author="Manuscript revision" w:date="2026-10-30T21:39:11.189622+00:00">
        <w:r>
          <w:rPr>
            <w:rFonts w:ascii="Arial" w:hAnsi="Arial" w:eastAsia="Arial" w:cs="Arial"/>
            <w:color w:val="000000"/>
          </w:rPr>
          <w:t xml:space="preserve">at</w:t>
        </w:r>
      </w:ins>
      <w:r>
        <w:rPr>
          <w:rFonts w:ascii="Arial" w:hAnsi="Arial" w:eastAsia="Arial" w:cs="Arial"/>
          <w:color w:val="000000"/>
        </w:rPr>
        <w:t xml:space="preserve"> </w:t>
      </w:r>
      <w:del w:id="4000179" w:author="Manuscript revision" w:date="2026-10-30T21:39:11.189635+00:00">
        <w:r>
          <w:rPr>
            <w:rFonts w:ascii="Arial" w:hAnsi="Arial" w:eastAsia="Arial" w:cs="Arial"/>
            <w:color w:val="000000"/>
          </w:rPr>
          <w:delText xml:space="preserve">GitHub</w:delText>
        </w:r>
      </w:del>
      <w:ins w:id="4000180" w:author="Manuscript revision" w:date="2026-10-30T21:39:11.189644+00:00">
        <w:r>
          <w:rPr>
            <w:rFonts w:ascii="Arial" w:hAnsi="Arial" w:eastAsia="Arial" w:cs="Arial"/>
            <w:color w:val="000000"/>
          </w:rPr>
          <w:t xml:space="preserve">https://github.com/camontefusco/ANVISA_RAG_publication_repository_20260720.</w:t>
        </w:r>
      </w:ins>
      <w:r>
        <w:rPr>
          <w:rFonts w:ascii="Arial" w:hAnsi="Arial" w:eastAsia="Arial" w:cs="Arial"/>
          <w:color w:val="000000"/>
        </w:rPr>
        <w:t xml:space="preserve"> </w:t>
      </w:r>
      <w:del w:id="4000181" w:author="Manuscript revision" w:date="2026-10-30T21:39:11.189657+00:00">
        <w:r>
          <w:rPr>
            <w:rFonts w:ascii="Arial" w:hAnsi="Arial" w:eastAsia="Arial" w:cs="Arial"/>
            <w:color w:val="000000"/>
          </w:rPr>
          <w:delText xml:space="preserve">after</w:delText>
        </w:r>
      </w:del>
      <w:ins w:id="4000182" w:author="Manuscript revision" w:date="2026-10-30T21:39:11.189666+00:00">
        <w:r>
          <w:rPr>
            <w:rFonts w:ascii="Arial" w:hAnsi="Arial" w:eastAsia="Arial" w:cs="Arial"/>
            <w:color w:val="000000"/>
          </w:rPr>
          <w:t xml:space="preserve">The</w:t>
        </w:r>
      </w:ins>
      <w:r>
        <w:rPr>
          <w:rFonts w:ascii="Arial" w:hAnsi="Arial" w:eastAsia="Arial" w:cs="Arial"/>
          <w:color w:val="000000"/>
        </w:rPr>
        <w:t xml:space="preserve"> </w:t>
      </w:r>
      <w:del w:id="4000183" w:author="Manuscript revision" w:date="2026-10-30T21:39:11.189679+00:00">
        <w:r>
          <w:rPr>
            <w:rFonts w:ascii="Arial" w:hAnsi="Arial" w:eastAsia="Arial" w:cs="Arial"/>
            <w:color w:val="000000"/>
          </w:rPr>
          <w:delText xml:space="preserve">manuscript</w:delText>
        </w:r>
      </w:del>
      <w:ins w:id="4000184" w:author="Manuscript revision" w:date="2026-10-30T21:39:11.189687+00:00">
        <w:r>
          <w:rPr>
            <w:rFonts w:ascii="Arial" w:hAnsi="Arial" w:eastAsia="Arial" w:cs="Arial"/>
            <w:color w:val="000000"/>
          </w:rPr>
          <w:t xml:space="preserve">revision</w:t>
        </w:r>
      </w:ins>
      <w:r>
        <w:rPr>
          <w:rFonts w:ascii="Arial" w:hAnsi="Arial" w:eastAsia="Arial" w:cs="Arial"/>
          <w:color w:val="000000"/>
        </w:rPr>
        <w:t xml:space="preserve"> </w:t>
      </w:r>
      <w:del w:id="4000185" w:author="Manuscript revision" w:date="2026-10-30T21:39:11.189701+00:00">
        <w:r>
          <w:rPr>
            <w:rFonts w:ascii="Arial" w:hAnsi="Arial" w:eastAsia="Arial" w:cs="Arial"/>
            <w:color w:val="000000"/>
          </w:rPr>
          <w:delText xml:space="preserve">acceptance.</w:delText>
        </w:r>
      </w:del>
      <w:ins w:id="4000186" w:author="Manuscript revision" w:date="2026-10-30T21:39:11.189710+00:00">
        <w:r>
          <w:rPr>
            <w:rFonts w:ascii="Arial" w:hAnsi="Arial" w:eastAsia="Arial" w:cs="Arial"/>
            <w:color w:val="000000"/>
          </w:rPr>
          <w:t xml:space="preserve">package</w:t>
        </w:r>
      </w:ins>
      <w:r>
        <w:rPr>
          <w:rFonts w:ascii="Arial" w:hAnsi="Arial" w:eastAsia="Arial" w:cs="Arial"/>
          <w:color w:val="000000"/>
        </w:rPr>
        <w:t xml:space="preserve"> </w:t>
      </w:r>
      <w:del w:id="4000187" w:author="Manuscript revision" w:date="2026-10-30T21:39:11.189722+00:00">
        <w:r>
          <w:rPr>
            <w:rFonts w:ascii="Arial" w:hAnsi="Arial" w:eastAsia="Arial" w:cs="Arial"/>
            <w:color w:val="000000"/>
          </w:rPr>
          <w:delText xml:space="preserve">Files</w:delText>
        </w:r>
      </w:del>
      <w:ins w:id="4000188" w:author="Manuscript revision" w:date="2026-10-30T21:39:11.189731+00:00">
        <w:r>
          <w:rPr>
            <w:rFonts w:ascii="Arial" w:hAnsi="Arial" w:eastAsia="Arial" w:cs="Arial"/>
            <w:color w:val="000000"/>
          </w:rPr>
          <w:t xml:space="preserve">includes</w:t>
        </w:r>
      </w:ins>
      <w:r>
        <w:rPr>
          <w:rFonts w:ascii="Arial" w:hAnsi="Arial" w:eastAsia="Arial" w:cs="Arial"/>
          <w:color w:val="000000"/>
        </w:rPr>
        <w:t xml:space="preserve"> </w:t>
      </w:r>
      <w:del w:id="4000189" w:author="Manuscript revision" w:date="2026-10-30T21:39:11.189743+00:00">
        <w:r>
          <w:rPr>
            <w:rFonts w:ascii="Arial" w:hAnsi="Arial" w:eastAsia="Arial" w:cs="Arial"/>
            <w:color w:val="000000"/>
          </w:rPr>
          <w:delText xml:space="preserve">needed</w:delText>
        </w:r>
      </w:del>
      <w:ins w:id="4000190" w:author="Manuscript revision" w:date="2026-10-30T21:39:11.189751+00:00">
        <w:r>
          <w:rPr>
            <w:rFonts w:ascii="Arial" w:hAnsi="Arial" w:eastAsia="Arial" w:cs="Arial"/>
            <w:color w:val="000000"/>
          </w:rPr>
          <w:t xml:space="preserve">question-level</w:t>
        </w:r>
      </w:ins>
      <w:r>
        <w:rPr>
          <w:rFonts w:ascii="Arial" w:hAnsi="Arial" w:eastAsia="Arial" w:cs="Arial"/>
          <w:color w:val="000000"/>
        </w:rPr>
        <w:t xml:space="preserve"> </w:t>
      </w:r>
      <w:del w:id="4000191" w:author="Manuscript revision" w:date="2026-10-30T21:39:11.189764+00:00">
        <w:r>
          <w:rPr>
            <w:rFonts w:ascii="Arial" w:hAnsi="Arial" w:eastAsia="Arial" w:cs="Arial"/>
            <w:color w:val="000000"/>
          </w:rPr>
          <w:delText xml:space="preserve">for</w:delText>
        </w:r>
      </w:del>
      <w:ins w:id="4000192" w:author="Manuscript revision" w:date="2026-10-30T21:39:11.189772+00:00">
        <w:r>
          <w:rPr>
            <w:rFonts w:ascii="Arial" w:hAnsi="Arial" w:eastAsia="Arial" w:cs="Arial"/>
            <w:color w:val="000000"/>
          </w:rPr>
          <w:t xml:space="preserve">results,</w:t>
        </w:r>
      </w:ins>
      <w:r>
        <w:rPr>
          <w:rFonts w:ascii="Arial" w:hAnsi="Arial" w:eastAsia="Arial" w:cs="Arial"/>
          <w:color w:val="000000"/>
        </w:rPr>
        <w:t xml:space="preserve"> </w:t>
      </w:r>
      <w:del w:id="4000193" w:author="Manuscript revision" w:date="2026-10-30T21:39:11.189785+00:00">
        <w:r>
          <w:rPr>
            <w:rFonts w:ascii="Arial" w:hAnsi="Arial" w:eastAsia="Arial" w:cs="Arial"/>
            <w:color w:val="000000"/>
          </w:rPr>
          <w:delText xml:space="preserve">peer</w:delText>
        </w:r>
      </w:del>
      <w:ins w:id="4000194" w:author="Manuscript revision" w:date="2026-10-30T21:39:11.189794+00:00">
        <w:r>
          <w:rPr>
            <w:rFonts w:ascii="Arial" w:hAnsi="Arial" w:eastAsia="Arial" w:cs="Arial"/>
            <w:color w:val="000000"/>
          </w:rPr>
          <w:t xml:space="preserve">scoring</w:t>
        </w:r>
      </w:ins>
      <w:r>
        <w:rPr>
          <w:rFonts w:ascii="Arial" w:hAnsi="Arial" w:eastAsia="Arial" w:cs="Arial"/>
          <w:color w:val="000000"/>
        </w:rPr>
        <w:t xml:space="preserve"> </w:t>
      </w:r>
      <w:del w:id="4000195" w:author="Manuscript revision" w:date="2026-10-30T21:39:11.189807+00:00">
        <w:r>
          <w:rPr>
            <w:rFonts w:ascii="Arial" w:hAnsi="Arial" w:eastAsia="Arial" w:cs="Arial"/>
            <w:color w:val="000000"/>
          </w:rPr>
          <w:delText xml:space="preserve">review are included as supplementary materials. Official ANVISA</w:delText>
        </w:r>
      </w:del>
      <w:ins w:id="4000196" w:author="Manuscript revision" w:date="2026-10-30T21:39:11.189815+00:00">
        <w:r>
          <w:rPr>
            <w:rFonts w:ascii="Arial" w:hAnsi="Arial" w:eastAsia="Arial" w:cs="Arial"/>
            <w:color w:val="000000"/>
          </w:rPr>
          <w:t xml:space="preserve">definitions,</w:t>
        </w:r>
      </w:ins>
      <w:r>
        <w:rPr>
          <w:rFonts w:ascii="Arial" w:hAnsi="Arial" w:eastAsia="Arial" w:cs="Arial"/>
          <w:color w:val="000000"/>
        </w:rPr>
        <w:t xml:space="preserve"> source URLs, </w:t>
      </w:r>
      <w:del w:id="4000197" w:author="Manuscript revision" w:date="2026-10-30T21:39:11.189828+00:00">
        <w:r>
          <w:rPr>
            <w:rFonts w:ascii="Arial" w:hAnsi="Arial" w:eastAsia="Arial" w:cs="Arial"/>
            <w:color w:val="000000"/>
          </w:rPr>
          <w:delText xml:space="preserve">source-file checksums,</w:delText>
        </w:r>
      </w:del>
      <w:ins w:id="4000198" w:author="Manuscript revision" w:date="2026-10-30T21:39:11.189837+00:00">
        <w:r>
          <w:rPr>
            <w:rFonts w:ascii="Arial" w:hAnsi="Arial" w:eastAsia="Arial" w:cs="Arial"/>
            <w:color w:val="000000"/>
          </w:rPr>
          <w:t xml:space="preserve">checksums</w:t>
        </w:r>
      </w:ins>
      <w:r>
        <w:rPr>
          <w:rFonts w:ascii="Arial" w:hAnsi="Arial" w:eastAsia="Arial" w:cs="Arial"/>
          <w:color w:val="000000"/>
        </w:rPr>
        <w:t xml:space="preserve"> and the </w:t>
      </w:r>
      <w:ins w:id="4000199" w:author="Manuscript revision" w:date="2026-10-30T21:39:11.189850+00:00">
        <w:r>
          <w:rPr>
            <w:rFonts w:ascii="Arial" w:hAnsi="Arial" w:eastAsia="Arial" w:cs="Arial"/>
            <w:color w:val="000000"/>
          </w:rPr>
          <w:t xml:space="preserve">regulatory-text </w:t>
        </w:r>
      </w:ins>
      <w:r>
        <w:rPr>
          <w:rFonts w:ascii="Arial" w:hAnsi="Arial" w:eastAsia="Arial" w:cs="Arial"/>
          <w:color w:val="000000"/>
        </w:rPr>
        <w:t xml:space="preserve">cleaning </w:t>
      </w:r>
      <w:del w:id="4000200" w:author="Manuscript revision" w:date="2026-10-30T21:39:11.189863+00:00">
        <w:r>
          <w:rPr>
            <w:rFonts w:ascii="Arial" w:hAnsi="Arial" w:eastAsia="Arial" w:cs="Arial"/>
            <w:color w:val="000000"/>
          </w:rPr>
          <w:delText xml:space="preserve">script</w:delText>
        </w:r>
      </w:del>
      <w:ins w:id="4000201" w:author="Manuscript revision" w:date="2026-10-30T21:39:11.189871+00:00">
        <w:r>
          <w:rPr>
            <w:rFonts w:ascii="Arial" w:hAnsi="Arial" w:eastAsia="Arial" w:cs="Arial"/>
            <w:color w:val="000000"/>
          </w:rPr>
          <w:t xml:space="preserve">script. Historical outputs and original review files</w:t>
        </w:r>
      </w:ins>
      <w:r>
        <w:rPr>
          <w:rFonts w:ascii="Arial" w:hAnsi="Arial" w:eastAsia="Arial" w:cs="Arial"/>
          <w:color w:val="000000"/>
        </w:rPr>
        <w:t xml:space="preserve"> are </w:t>
      </w:r>
      <w:del w:id="4000202" w:author="Manuscript revision" w:date="2026-10-30T21:39:11.189885+00:00">
        <w:r>
          <w:rPr>
            <w:rFonts w:ascii="Arial" w:hAnsi="Arial" w:eastAsia="Arial" w:cs="Arial"/>
            <w:color w:val="000000"/>
          </w:rPr>
          <w:delText xml:space="preserve">provided</w:delText>
        </w:r>
      </w:del>
      <w:ins w:id="4000203" w:author="Manuscript revision" w:date="2026-10-30T21:39:11.189893+00:00">
        <w:r>
          <w:rPr>
            <w:rFonts w:ascii="Arial" w:hAnsi="Arial" w:eastAsia="Arial" w:cs="Arial"/>
            <w:color w:val="000000"/>
          </w:rPr>
          <w:t xml:space="preserve">preserved; derived analyses and corrections are stored separately. Full raw regulatory corpora, credentials and private reviewer coordination files are not redistributed</w:t>
        </w:r>
      </w:ins>
      <w:r>
        <w:rPr>
          <w:rFonts w:ascii="Arial" w:hAnsi="Arial" w:eastAsia="Arial" w:cs="Arial"/>
          <w:color w:val="000000"/>
        </w:rPr>
        <w:t xml:space="preserve"> in the </w:t>
      </w:r>
      <w:del w:id="4000204" w:author="Manuscript revision" w:date="2026-10-30T21:39:11.189906+00:00">
        <w:r>
          <w:rPr>
            <w:rFonts w:ascii="Arial" w:hAnsi="Arial" w:eastAsia="Arial" w:cs="Arial"/>
            <w:color w:val="000000"/>
          </w:rPr>
          <w:delText xml:space="preserve">source</w:delText>
        </w:r>
      </w:del>
      <w:ins w:id="4000205" w:author="Manuscript revision" w:date="2026-10-30T21:39:11.189915+00:00">
        <w:r>
          <w:rPr>
            <w:rFonts w:ascii="Arial" w:hAnsi="Arial" w:eastAsia="Arial" w:cs="Arial"/>
            <w:color w:val="000000"/>
          </w:rPr>
          <w:t xml:space="preserve">submission</w:t>
        </w:r>
      </w:ins>
      <w:r>
        <w:rPr>
          <w:rFonts w:ascii="Arial" w:hAnsi="Arial" w:eastAsia="Arial" w:cs="Arial"/>
          <w:color w:val="000000"/>
        </w:rPr>
        <w:t xml:space="preserve"> </w:t>
      </w:r>
      <w:del w:id="4000206" w:author="Manuscript revision" w:date="2026-10-30T21:39:11.189929+00:00">
        <w:r>
          <w:rPr>
            <w:rFonts w:ascii="Arial" w:hAnsi="Arial" w:eastAsia="Arial" w:cs="Arial"/>
            <w:color w:val="000000"/>
          </w:rPr>
          <w:delText xml:space="preserve">reproducibility folder. Full cleaned copies of ANVISA regulatory text are derived from public agency documents; if redistribution of full cleaned text is restricted or unnecessary, the public repository will provide official source links, checksums, and cleaning scripts rather than republishing the full source text.</w:delText>
        </w:r>
      </w:del>
      <w:ins w:id="4000207" w:author="Manuscript revision" w:date="2026-10-30T21:39:11.189938+00:00">
        <w:r>
          <w:rPr>
            <w:rFonts w:ascii="Arial" w:hAnsi="Arial" w:eastAsia="Arial" w:cs="Arial"/>
            <w:color w:val="000000"/>
          </w:rPr>
          <w:t xml:space="preserve">package.</w:t>
        </w:r>
      </w:ins>
    </w:p>
    <w:p>
      <w:pPr>
        <w:keepNext/>
        <w:keepLines/>
      </w:pPr>
      <w:r>
        <w:rPr>
          <w:rFonts w:ascii="Arial" w:hAnsi="Arial" w:eastAsia="Arial" w:cs="Arial"/>
          <w:color w:val="000000"/>
        </w:rPr>
        <w:t>Ethics Approval: Not required because the study used public regulatory documents and generated benchmark questions. No human participants, patient data, animal data, or clinical trial data were used.</w:t>
      </w:r>
    </w:p>
    <w:p>
      <w:ins w:id="250016" w:author="Manuscript revision" w:date="2026-10-24T14:00:00Z">
        <w:r>
          <w:rPr>
            <w:rFonts w:ascii="Arial" w:hAnsi="Arial" w:eastAsia="Arial" w:cs="Arial"/>
            <w:color w:val="000000"/>
          </w:rPr>
          <w:t xml:space="preserve">AI assistance disclosure: OpenAI Codex (OpenAI) was used to assist software implementation and debugging, data and source-file audits, analysis-script preparation, manuscript drafting and revision, and preparation of documents and figures from inspectable project data. AI-generated benchmark questions, answers and judge outputs are described separately in Methods and the supplementary records. Historical assistant model versions and complete session-level usage metadata were not consistently recorded. The authors retain responsibility for the manuscript, software and interpretations; AI assistance does not constitute independent human verification. Human regulatory adjudication still pending during this revision is identified explicitly in the relevant records.</w:t>
        </w:r>
      </w:ins>
    </w:p>
    <w:p>
      <w:pPr>
        <w:keepNext w:val="0"/>
        <w:keepLines/>
      </w:pPr>
      <w:r>
        <w:rPr>
          <w:rFonts w:ascii="Arial" w:hAnsi="Arial" w:eastAsia="Arial" w:cs="Arial"/>
          <w:color w:val="000000"/>
        </w:rPr>
        <w:t>Clinical Trial Registration: Not applicable.</w:t>
      </w:r>
    </w:p>
    <w:p>
      <w:pPr>
        <w:pStyle w:val="Heading1"/>
        <w:pageBreakBefore/>
        <w:spacing w:after="0" w:before="0" w:line="240" w:lineRule="auto"/>
      </w:pPr>
      <w:r>
        <w:rPr>
          <w:rFonts w:ascii="Arial" w:hAnsi="Arial" w:eastAsia="Arial" w:cs="Arial"/>
          <w:color w:val="000000"/>
        </w:rPr>
        <w:t>References</w:t>
      </w:r>
    </w:p>
    <w:p>
      <w:pPr>
        <w:spacing w:after="0" w:line="240" w:lineRule="auto" w:before="0"/>
      </w:pPr>
      <w:r>
        <w:rPr>
          <w:rFonts w:ascii="Arial" w:hAnsi="Arial" w:eastAsia="Arial" w:cs="Arial"/>
          <w:sz w:val="21"/>
          <w:color w:val="000000"/>
        </w:rPr>
        <w:t>1. Lewis P, Perez E, Piktus A, et al. Retrieval-Augmented Generation for Knowledge-Intensive NLP Tasks. Advances in Neural Information Processing Systems. 2020;33:9459-9474.</w:t>
      </w:r>
    </w:p>
    <w:p>
      <w:pPr>
        <w:spacing w:after="0" w:line="240" w:lineRule="auto" w:before="0"/>
      </w:pPr>
      <w:r>
        <w:rPr>
          <w:rFonts w:ascii="Arial" w:hAnsi="Arial" w:eastAsia="Arial" w:cs="Arial"/>
          <w:sz w:val="21"/>
          <w:color w:val="000000"/>
        </w:rPr>
        <w:t>2. Proestel S, Jeng LJB, Smith C, et al. Semantic Search of FDA Guidance Documents Using Generative AI. Ther Innov Regul Sci. 2025;59(5):1148-1159. doi:10.1007/s43441-025-00798-8.</w:t>
      </w:r>
    </w:p>
    <w:p>
      <w:pPr>
        <w:spacing w:after="0" w:line="240" w:lineRule="auto" w:before="0"/>
      </w:pPr>
      <w:r>
        <w:rPr>
          <w:rFonts w:ascii="Arial" w:hAnsi="Arial" w:eastAsia="Arial" w:cs="Arial"/>
          <w:sz w:val="21"/>
          <w:color w:val="000000"/>
        </w:rPr>
        <w:t xml:space="preserve">3. </w:t>
      </w:r>
      <w:del w:id="100504" w:author="Manuscript revision" w:date="2026-10-23T16:00:00Z">
        <w:r>
          <w:rPr>
            <w:rFonts w:ascii="Arial" w:hAnsi="Arial" w:eastAsia="Arial" w:cs="Arial"/>
            <w:sz w:val="21"/>
            <w:color w:val="000000"/>
          </w:rPr>
          <w:delText xml:space="preserve">Agencia</w:delText>
        </w:r>
      </w:del>
      <w:ins w:id="100505" w:author="Manuscript revision" w:date="2026-10-23T16:00:00Z">
        <w:r>
          <w:rPr>
            <w:rFonts w:ascii="Arial" w:hAnsi="Arial" w:eastAsia="Arial" w:cs="Arial"/>
            <w:sz w:val="21"/>
            <w:color w:val="000000"/>
          </w:rPr>
          <w:t xml:space="preserve">Agência</w:t>
        </w:r>
      </w:ins>
      <w:r>
        <w:rPr>
          <w:rFonts w:ascii="Arial" w:hAnsi="Arial" w:eastAsia="Arial" w:cs="Arial"/>
          <w:sz w:val="21"/>
          <w:color w:val="000000"/>
        </w:rPr>
        <w:t xml:space="preserve"> Nacional de </w:t>
      </w:r>
      <w:del w:id="100506" w:author="Manuscript revision" w:date="2026-10-23T16:00:00Z">
        <w:r>
          <w:rPr>
            <w:rFonts w:ascii="Arial" w:hAnsi="Arial" w:eastAsia="Arial" w:cs="Arial"/>
            <w:sz w:val="21"/>
            <w:color w:val="000000"/>
          </w:rPr>
          <w:delText xml:space="preserve">Vigilancia</w:delText>
        </w:r>
      </w:del>
      <w:ins w:id="100507" w:author="Manuscript revision" w:date="2026-10-23T16:00:00Z">
        <w:r>
          <w:rPr>
            <w:rFonts w:ascii="Arial" w:hAnsi="Arial" w:eastAsia="Arial" w:cs="Arial"/>
            <w:sz w:val="21"/>
            <w:color w:val="000000"/>
          </w:rPr>
          <w:t xml:space="preserve">Vigilância</w:t>
        </w:r>
      </w:ins>
      <w:r>
        <w:rPr>
          <w:rFonts w:ascii="Arial" w:hAnsi="Arial" w:eastAsia="Arial" w:cs="Arial"/>
          <w:sz w:val="21"/>
          <w:color w:val="000000"/>
        </w:rPr>
        <w:t xml:space="preserve"> </w:t>
      </w:r>
      <w:del w:id="100508" w:author="Manuscript revision" w:date="2026-10-23T16:00:00Z">
        <w:r>
          <w:rPr>
            <w:rFonts w:ascii="Arial" w:hAnsi="Arial" w:eastAsia="Arial" w:cs="Arial"/>
            <w:sz w:val="21"/>
            <w:color w:val="000000"/>
          </w:rPr>
          <w:delText xml:space="preserve">Sanitaria.</w:delText>
        </w:r>
      </w:del>
      <w:ins w:id="100509" w:author="Manuscript revision" w:date="2026-10-23T16:00:00Z">
        <w:r>
          <w:rPr>
            <w:rFonts w:ascii="Arial" w:hAnsi="Arial" w:eastAsia="Arial" w:cs="Arial"/>
            <w:sz w:val="21"/>
            <w:color w:val="000000"/>
          </w:rPr>
          <w:t xml:space="preserve">Sanitária.</w:t>
        </w:r>
      </w:ins>
      <w:r>
        <w:rPr>
          <w:rFonts w:ascii="Arial" w:hAnsi="Arial" w:eastAsia="Arial" w:cs="Arial"/>
          <w:sz w:val="21"/>
          <w:color w:val="000000"/>
        </w:rPr>
        <w:t xml:space="preserve"> </w:t>
      </w:r>
      <w:del w:id="100510" w:author="Manuscript revision" w:date="2026-10-23T16:00:00Z">
        <w:r>
          <w:rPr>
            <w:rFonts w:ascii="Arial" w:hAnsi="Arial" w:eastAsia="Arial" w:cs="Arial"/>
            <w:sz w:val="21"/>
            <w:color w:val="000000"/>
          </w:rPr>
          <w:delText xml:space="preserve">Instrucao</w:delText>
        </w:r>
      </w:del>
      <w:ins w:id="100511" w:author="Manuscript revision" w:date="2026-10-23T16:00:00Z">
        <w:r>
          <w:rPr>
            <w:rFonts w:ascii="Arial" w:hAnsi="Arial" w:eastAsia="Arial" w:cs="Arial"/>
            <w:sz w:val="21"/>
            <w:color w:val="000000"/>
          </w:rPr>
          <w:t xml:space="preserve">Instrução</w:t>
        </w:r>
      </w:ins>
      <w:r>
        <w:rPr>
          <w:rFonts w:ascii="Arial" w:hAnsi="Arial" w:eastAsia="Arial" w:cs="Arial"/>
          <w:sz w:val="21"/>
          <w:color w:val="000000"/>
        </w:rPr>
        <w:t xml:space="preserve"> Normativa - IN No. 338, de 29 de novembro de 2024. Establishes the list of equivalent foreign regulatory authorities and criteria for optimized review under RDC 945/2024. AnvisaLegis. Accessed 19 July 2026.</w:t>
      </w:r>
    </w:p>
    <w:p>
      <w:pPr>
        <w:spacing w:after="0" w:line="240" w:lineRule="auto" w:before="0"/>
      </w:pPr>
      <w:r>
        <w:rPr>
          <w:rFonts w:ascii="Arial" w:hAnsi="Arial" w:eastAsia="Arial" w:cs="Arial"/>
          <w:sz w:val="21"/>
          <w:color w:val="000000"/>
        </w:rPr>
        <w:t xml:space="preserve">4. </w:t>
      </w:r>
      <w:del w:id="100512" w:author="Manuscript revision" w:date="2026-10-23T16:00:00Z">
        <w:r>
          <w:rPr>
            <w:rFonts w:ascii="Arial" w:hAnsi="Arial" w:eastAsia="Arial" w:cs="Arial"/>
            <w:sz w:val="21"/>
            <w:color w:val="000000"/>
          </w:rPr>
          <w:delText xml:space="preserve">Agencia</w:delText>
        </w:r>
      </w:del>
      <w:ins w:id="100513" w:author="Manuscript revision" w:date="2026-10-23T16:00:00Z">
        <w:r>
          <w:rPr>
            <w:rFonts w:ascii="Arial" w:hAnsi="Arial" w:eastAsia="Arial" w:cs="Arial"/>
            <w:sz w:val="21"/>
            <w:color w:val="000000"/>
          </w:rPr>
          <w:t xml:space="preserve">Agência</w:t>
        </w:r>
      </w:ins>
      <w:r>
        <w:rPr>
          <w:rFonts w:ascii="Arial" w:hAnsi="Arial" w:eastAsia="Arial" w:cs="Arial"/>
          <w:sz w:val="21"/>
          <w:color w:val="000000"/>
        </w:rPr>
        <w:t xml:space="preserve"> Nacional de </w:t>
      </w:r>
      <w:del w:id="100514" w:author="Manuscript revision" w:date="2026-10-23T16:00:00Z">
        <w:r>
          <w:rPr>
            <w:rFonts w:ascii="Arial" w:hAnsi="Arial" w:eastAsia="Arial" w:cs="Arial"/>
            <w:sz w:val="21"/>
            <w:color w:val="000000"/>
          </w:rPr>
          <w:delText xml:space="preserve">Vigilancia</w:delText>
        </w:r>
      </w:del>
      <w:ins w:id="100515" w:author="Manuscript revision" w:date="2026-10-23T16:00:00Z">
        <w:r>
          <w:rPr>
            <w:rFonts w:ascii="Arial" w:hAnsi="Arial" w:eastAsia="Arial" w:cs="Arial"/>
            <w:sz w:val="21"/>
            <w:color w:val="000000"/>
          </w:rPr>
          <w:t xml:space="preserve">Vigilância</w:t>
        </w:r>
      </w:ins>
      <w:r>
        <w:rPr>
          <w:rFonts w:ascii="Arial" w:hAnsi="Arial" w:eastAsia="Arial" w:cs="Arial"/>
          <w:sz w:val="21"/>
          <w:color w:val="000000"/>
        </w:rPr>
        <w:t xml:space="preserve"> </w:t>
      </w:r>
      <w:del w:id="100516" w:author="Manuscript revision" w:date="2026-10-23T16:00:00Z">
        <w:r>
          <w:rPr>
            <w:rFonts w:ascii="Arial" w:hAnsi="Arial" w:eastAsia="Arial" w:cs="Arial"/>
            <w:sz w:val="21"/>
            <w:color w:val="000000"/>
          </w:rPr>
          <w:delText xml:space="preserve">Sanitaria.</w:delText>
        </w:r>
      </w:del>
      <w:ins w:id="100517" w:author="Manuscript revision" w:date="2026-10-23T16:00:00Z">
        <w:r>
          <w:rPr>
            <w:rFonts w:ascii="Arial" w:hAnsi="Arial" w:eastAsia="Arial" w:cs="Arial"/>
            <w:sz w:val="21"/>
            <w:color w:val="000000"/>
          </w:rPr>
          <w:t xml:space="preserve">Sanitária.</w:t>
        </w:r>
      </w:ins>
      <w:r>
        <w:rPr>
          <w:rFonts w:ascii="Arial" w:hAnsi="Arial" w:eastAsia="Arial" w:cs="Arial"/>
          <w:sz w:val="21"/>
          <w:color w:val="000000"/>
        </w:rPr>
        <w:t xml:space="preserve"> </w:t>
      </w:r>
      <w:del w:id="100518" w:author="Manuscript revision" w:date="2026-10-23T16:00:00Z">
        <w:r>
          <w:rPr>
            <w:rFonts w:ascii="Arial" w:hAnsi="Arial" w:eastAsia="Arial" w:cs="Arial"/>
            <w:sz w:val="21"/>
            <w:color w:val="000000"/>
          </w:rPr>
          <w:delText xml:space="preserve">Resolucao</w:delText>
        </w:r>
      </w:del>
      <w:ins w:id="100519" w:author="Manuscript revision" w:date="2026-10-23T16:00:00Z">
        <w:r>
          <w:rPr>
            <w:rFonts w:ascii="Arial" w:hAnsi="Arial" w:eastAsia="Arial" w:cs="Arial"/>
            <w:sz w:val="21"/>
            <w:color w:val="000000"/>
          </w:rPr>
          <w:t xml:space="preserve">Resolução</w:t>
        </w:r>
      </w:ins>
      <w:r>
        <w:rPr>
          <w:rFonts w:ascii="Arial" w:hAnsi="Arial" w:eastAsia="Arial" w:cs="Arial"/>
          <w:sz w:val="21"/>
          <w:color w:val="000000"/>
        </w:rPr>
        <w:t xml:space="preserve"> de Diretoria Colegiada - RDC No. 406, de 22 de julho de 2020. Good pharmacovigilance practices for holders of human medicine registrations. AnvisaLegis. Accessed 19 July 2026.</w:t>
      </w:r>
    </w:p>
    <w:p>
      <w:pPr>
        <w:spacing w:after="0" w:line="240" w:lineRule="auto" w:before="0"/>
      </w:pPr>
      <w:r>
        <w:rPr>
          <w:rFonts w:ascii="Arial" w:hAnsi="Arial" w:eastAsia="Arial" w:cs="Arial"/>
          <w:sz w:val="21"/>
          <w:color w:val="000000"/>
        </w:rPr>
        <w:t xml:space="preserve">5. </w:t>
      </w:r>
      <w:del w:id="100520" w:author="Manuscript revision" w:date="2026-10-23T16:00:00Z">
        <w:r>
          <w:rPr>
            <w:rFonts w:ascii="Arial" w:hAnsi="Arial" w:eastAsia="Arial" w:cs="Arial"/>
            <w:sz w:val="21"/>
            <w:color w:val="000000"/>
          </w:rPr>
          <w:delText xml:space="preserve">Agencia</w:delText>
        </w:r>
      </w:del>
      <w:ins w:id="100521" w:author="Manuscript revision" w:date="2026-10-23T16:00:00Z">
        <w:r>
          <w:rPr>
            <w:rFonts w:ascii="Arial" w:hAnsi="Arial" w:eastAsia="Arial" w:cs="Arial"/>
            <w:sz w:val="21"/>
            <w:color w:val="000000"/>
          </w:rPr>
          <w:t xml:space="preserve">Agência</w:t>
        </w:r>
      </w:ins>
      <w:r>
        <w:rPr>
          <w:rFonts w:ascii="Arial" w:hAnsi="Arial" w:eastAsia="Arial" w:cs="Arial"/>
          <w:sz w:val="21"/>
          <w:color w:val="000000"/>
        </w:rPr>
        <w:t xml:space="preserve"> Nacional de </w:t>
      </w:r>
      <w:del w:id="100522" w:author="Manuscript revision" w:date="2026-10-23T16:00:00Z">
        <w:r>
          <w:rPr>
            <w:rFonts w:ascii="Arial" w:hAnsi="Arial" w:eastAsia="Arial" w:cs="Arial"/>
            <w:sz w:val="21"/>
            <w:color w:val="000000"/>
          </w:rPr>
          <w:delText xml:space="preserve">Vigilancia</w:delText>
        </w:r>
      </w:del>
      <w:ins w:id="100523" w:author="Manuscript revision" w:date="2026-10-23T16:00:00Z">
        <w:r>
          <w:rPr>
            <w:rFonts w:ascii="Arial" w:hAnsi="Arial" w:eastAsia="Arial" w:cs="Arial"/>
            <w:sz w:val="21"/>
            <w:color w:val="000000"/>
          </w:rPr>
          <w:t xml:space="preserve">Vigilância</w:t>
        </w:r>
      </w:ins>
      <w:r>
        <w:rPr>
          <w:rFonts w:ascii="Arial" w:hAnsi="Arial" w:eastAsia="Arial" w:cs="Arial"/>
          <w:sz w:val="21"/>
          <w:color w:val="000000"/>
        </w:rPr>
        <w:t xml:space="preserve"> </w:t>
      </w:r>
      <w:del w:id="100524" w:author="Manuscript revision" w:date="2026-10-23T16:00:00Z">
        <w:r>
          <w:rPr>
            <w:rFonts w:ascii="Arial" w:hAnsi="Arial" w:eastAsia="Arial" w:cs="Arial"/>
            <w:sz w:val="21"/>
            <w:color w:val="000000"/>
          </w:rPr>
          <w:delText xml:space="preserve">Sanitaria.</w:delText>
        </w:r>
      </w:del>
      <w:ins w:id="100525" w:author="Manuscript revision" w:date="2026-10-23T16:00:00Z">
        <w:r>
          <w:rPr>
            <w:rFonts w:ascii="Arial" w:hAnsi="Arial" w:eastAsia="Arial" w:cs="Arial"/>
            <w:sz w:val="21"/>
            <w:color w:val="000000"/>
          </w:rPr>
          <w:t xml:space="preserve">Sanitária.</w:t>
        </w:r>
      </w:ins>
      <w:r>
        <w:rPr>
          <w:rFonts w:ascii="Arial" w:hAnsi="Arial" w:eastAsia="Arial" w:cs="Arial"/>
          <w:sz w:val="21"/>
          <w:color w:val="000000"/>
        </w:rPr>
        <w:t xml:space="preserve"> </w:t>
      </w:r>
      <w:del w:id="100526" w:author="Manuscript revision" w:date="2026-10-23T16:00:00Z">
        <w:r>
          <w:rPr>
            <w:rFonts w:ascii="Arial" w:hAnsi="Arial" w:eastAsia="Arial" w:cs="Arial"/>
            <w:sz w:val="21"/>
            <w:color w:val="000000"/>
          </w:rPr>
          <w:delText xml:space="preserve">Resolucao</w:delText>
        </w:r>
      </w:del>
      <w:ins w:id="100527" w:author="Manuscript revision" w:date="2026-10-23T16:00:00Z">
        <w:r>
          <w:rPr>
            <w:rFonts w:ascii="Arial" w:hAnsi="Arial" w:eastAsia="Arial" w:cs="Arial"/>
            <w:sz w:val="21"/>
            <w:color w:val="000000"/>
          </w:rPr>
          <w:t xml:space="preserve">Resolução</w:t>
        </w:r>
      </w:ins>
      <w:r>
        <w:rPr>
          <w:rFonts w:ascii="Arial" w:hAnsi="Arial" w:eastAsia="Arial" w:cs="Arial"/>
          <w:sz w:val="21"/>
          <w:color w:val="000000"/>
        </w:rPr>
        <w:t xml:space="preserve"> - RDC No. 55, de 16 de dezembro de 2010. Registration of new biological products and biological products. AnvisaLegis. Accessed 19 July 2026.</w:t>
      </w:r>
    </w:p>
    <w:p>
      <w:pPr>
        <w:spacing w:after="0" w:line="240" w:lineRule="auto" w:before="0"/>
      </w:pPr>
      <w:r>
        <w:rPr>
          <w:rFonts w:ascii="Arial" w:hAnsi="Arial" w:eastAsia="Arial" w:cs="Arial"/>
          <w:sz w:val="21"/>
          <w:color w:val="000000"/>
        </w:rPr>
        <w:t xml:space="preserve">6. </w:t>
      </w:r>
      <w:del w:id="100528" w:author="Manuscript revision" w:date="2026-10-23T16:00:00Z">
        <w:r>
          <w:rPr>
            <w:rFonts w:ascii="Arial" w:hAnsi="Arial" w:eastAsia="Arial" w:cs="Arial"/>
            <w:sz w:val="21"/>
            <w:color w:val="000000"/>
          </w:rPr>
          <w:delText xml:space="preserve">Agencia</w:delText>
        </w:r>
      </w:del>
      <w:ins w:id="100529" w:author="Manuscript revision" w:date="2026-10-23T16:00:00Z">
        <w:r>
          <w:rPr>
            <w:rFonts w:ascii="Arial" w:hAnsi="Arial" w:eastAsia="Arial" w:cs="Arial"/>
            <w:sz w:val="21"/>
            <w:color w:val="000000"/>
          </w:rPr>
          <w:t xml:space="preserve">Agência</w:t>
        </w:r>
      </w:ins>
      <w:r>
        <w:rPr>
          <w:rFonts w:ascii="Arial" w:hAnsi="Arial" w:eastAsia="Arial" w:cs="Arial"/>
          <w:sz w:val="21"/>
          <w:color w:val="000000"/>
        </w:rPr>
        <w:t xml:space="preserve"> Nacional de </w:t>
      </w:r>
      <w:del w:id="100530" w:author="Manuscript revision" w:date="2026-10-23T16:00:00Z">
        <w:r>
          <w:rPr>
            <w:rFonts w:ascii="Arial" w:hAnsi="Arial" w:eastAsia="Arial" w:cs="Arial"/>
            <w:sz w:val="21"/>
            <w:color w:val="000000"/>
          </w:rPr>
          <w:delText xml:space="preserve">Vigilancia</w:delText>
        </w:r>
      </w:del>
      <w:ins w:id="100531" w:author="Manuscript revision" w:date="2026-10-23T16:00:00Z">
        <w:r>
          <w:rPr>
            <w:rFonts w:ascii="Arial" w:hAnsi="Arial" w:eastAsia="Arial" w:cs="Arial"/>
            <w:sz w:val="21"/>
            <w:color w:val="000000"/>
          </w:rPr>
          <w:t xml:space="preserve">Vigilância</w:t>
        </w:r>
      </w:ins>
      <w:r>
        <w:rPr>
          <w:rFonts w:ascii="Arial" w:hAnsi="Arial" w:eastAsia="Arial" w:cs="Arial"/>
          <w:sz w:val="21"/>
          <w:color w:val="000000"/>
        </w:rPr>
        <w:t xml:space="preserve"> </w:t>
      </w:r>
      <w:del w:id="100532" w:author="Manuscript revision" w:date="2026-10-23T16:00:00Z">
        <w:r>
          <w:rPr>
            <w:rFonts w:ascii="Arial" w:hAnsi="Arial" w:eastAsia="Arial" w:cs="Arial"/>
            <w:sz w:val="21"/>
            <w:color w:val="000000"/>
          </w:rPr>
          <w:delText xml:space="preserve">Sanitaria.</w:delText>
        </w:r>
      </w:del>
      <w:ins w:id="100533" w:author="Manuscript revision" w:date="2026-10-23T16:00:00Z">
        <w:r>
          <w:rPr>
            <w:rFonts w:ascii="Arial" w:hAnsi="Arial" w:eastAsia="Arial" w:cs="Arial"/>
            <w:sz w:val="21"/>
            <w:color w:val="000000"/>
          </w:rPr>
          <w:t xml:space="preserve">Sanitária.</w:t>
        </w:r>
      </w:ins>
      <w:r>
        <w:rPr>
          <w:rFonts w:ascii="Arial" w:hAnsi="Arial" w:eastAsia="Arial" w:cs="Arial"/>
          <w:sz w:val="21"/>
          <w:color w:val="000000"/>
        </w:rPr>
        <w:t xml:space="preserve"> </w:t>
      </w:r>
      <w:del w:id="100534" w:author="Manuscript revision" w:date="2026-10-23T16:00:00Z">
        <w:r>
          <w:rPr>
            <w:rFonts w:ascii="Arial" w:hAnsi="Arial" w:eastAsia="Arial" w:cs="Arial"/>
            <w:sz w:val="21"/>
            <w:color w:val="000000"/>
          </w:rPr>
          <w:delText xml:space="preserve">Resolucao</w:delText>
        </w:r>
      </w:del>
      <w:ins w:id="100535" w:author="Manuscript revision" w:date="2026-10-23T16:00:00Z">
        <w:r>
          <w:rPr>
            <w:rFonts w:ascii="Arial" w:hAnsi="Arial" w:eastAsia="Arial" w:cs="Arial"/>
            <w:sz w:val="21"/>
            <w:color w:val="000000"/>
          </w:rPr>
          <w:t xml:space="preserve">Resolução</w:t>
        </w:r>
      </w:ins>
      <w:r>
        <w:rPr>
          <w:rFonts w:ascii="Arial" w:hAnsi="Arial" w:eastAsia="Arial" w:cs="Arial"/>
          <w:sz w:val="21"/>
          <w:color w:val="000000"/>
        </w:rPr>
        <w:t xml:space="preserve"> - RDC No. 751, de 15 de setembro de 2022. Medical-device risk classification, notification and registration regimes, labelling, and instructions for use. AnvisaLegis. Accessed 19 July 2026.</w:t>
      </w:r>
    </w:p>
    <w:p>
      <w:pPr>
        <w:spacing w:after="0" w:line="240" w:lineRule="auto" w:before="0"/>
      </w:pPr>
      <w:r>
        <w:rPr>
          <w:rFonts w:ascii="Arial" w:hAnsi="Arial" w:eastAsia="Arial" w:cs="Arial"/>
          <w:sz w:val="21"/>
          <w:color w:val="000000"/>
        </w:rPr>
        <w:t xml:space="preserve">7. </w:t>
      </w:r>
      <w:del w:id="100536" w:author="Manuscript revision" w:date="2026-10-23T16:00:00Z">
        <w:r>
          <w:rPr>
            <w:rFonts w:ascii="Arial" w:hAnsi="Arial" w:eastAsia="Arial" w:cs="Arial"/>
            <w:sz w:val="21"/>
            <w:color w:val="000000"/>
          </w:rPr>
          <w:delText xml:space="preserve">Agencia</w:delText>
        </w:r>
      </w:del>
      <w:ins w:id="100537" w:author="Manuscript revision" w:date="2026-10-23T16:00:00Z">
        <w:r>
          <w:rPr>
            <w:rFonts w:ascii="Arial" w:hAnsi="Arial" w:eastAsia="Arial" w:cs="Arial"/>
            <w:sz w:val="21"/>
            <w:color w:val="000000"/>
          </w:rPr>
          <w:t xml:space="preserve">Agência</w:t>
        </w:r>
      </w:ins>
      <w:r>
        <w:rPr>
          <w:rFonts w:ascii="Arial" w:hAnsi="Arial" w:eastAsia="Arial" w:cs="Arial"/>
          <w:sz w:val="21"/>
          <w:color w:val="000000"/>
        </w:rPr>
        <w:t xml:space="preserve"> Nacional de </w:t>
      </w:r>
      <w:del w:id="100538" w:author="Manuscript revision" w:date="2026-10-23T16:00:00Z">
        <w:r>
          <w:rPr>
            <w:rFonts w:ascii="Arial" w:hAnsi="Arial" w:eastAsia="Arial" w:cs="Arial"/>
            <w:sz w:val="21"/>
            <w:color w:val="000000"/>
          </w:rPr>
          <w:delText xml:space="preserve">Vigilancia</w:delText>
        </w:r>
      </w:del>
      <w:ins w:id="100539" w:author="Manuscript revision" w:date="2026-10-23T16:00:00Z">
        <w:r>
          <w:rPr>
            <w:rFonts w:ascii="Arial" w:hAnsi="Arial" w:eastAsia="Arial" w:cs="Arial"/>
            <w:sz w:val="21"/>
            <w:color w:val="000000"/>
          </w:rPr>
          <w:t xml:space="preserve">Vigilância</w:t>
        </w:r>
      </w:ins>
      <w:r>
        <w:rPr>
          <w:rFonts w:ascii="Arial" w:hAnsi="Arial" w:eastAsia="Arial" w:cs="Arial"/>
          <w:sz w:val="21"/>
          <w:color w:val="000000"/>
        </w:rPr>
        <w:t xml:space="preserve"> </w:t>
      </w:r>
      <w:del w:id="100540" w:author="Manuscript revision" w:date="2026-10-23T16:00:00Z">
        <w:r>
          <w:rPr>
            <w:rFonts w:ascii="Arial" w:hAnsi="Arial" w:eastAsia="Arial" w:cs="Arial"/>
            <w:sz w:val="21"/>
            <w:color w:val="000000"/>
          </w:rPr>
          <w:delText xml:space="preserve">Sanitaria.</w:delText>
        </w:r>
      </w:del>
      <w:ins w:id="100541" w:author="Manuscript revision" w:date="2026-10-23T16:00:00Z">
        <w:r>
          <w:rPr>
            <w:rFonts w:ascii="Arial" w:hAnsi="Arial" w:eastAsia="Arial" w:cs="Arial"/>
            <w:sz w:val="21"/>
            <w:color w:val="000000"/>
          </w:rPr>
          <w:t xml:space="preserve">Sanitária.</w:t>
        </w:r>
      </w:ins>
      <w:r>
        <w:rPr>
          <w:rFonts w:ascii="Arial" w:hAnsi="Arial" w:eastAsia="Arial" w:cs="Arial"/>
          <w:sz w:val="21"/>
          <w:color w:val="000000"/>
        </w:rPr>
        <w:t xml:space="preserve"> </w:t>
      </w:r>
      <w:del w:id="100542" w:author="Manuscript revision" w:date="2026-10-23T16:00:00Z">
        <w:r>
          <w:rPr>
            <w:rFonts w:ascii="Arial" w:hAnsi="Arial" w:eastAsia="Arial" w:cs="Arial"/>
            <w:sz w:val="21"/>
            <w:color w:val="000000"/>
          </w:rPr>
          <w:delText xml:space="preserve">Resolucao</w:delText>
        </w:r>
      </w:del>
      <w:ins w:id="100543" w:author="Manuscript revision" w:date="2026-10-23T16:00:00Z">
        <w:r>
          <w:rPr>
            <w:rFonts w:ascii="Arial" w:hAnsi="Arial" w:eastAsia="Arial" w:cs="Arial"/>
            <w:sz w:val="21"/>
            <w:color w:val="000000"/>
          </w:rPr>
          <w:t xml:space="preserve">Resolução</w:t>
        </w:r>
      </w:ins>
      <w:r>
        <w:rPr>
          <w:rFonts w:ascii="Arial" w:hAnsi="Arial" w:eastAsia="Arial" w:cs="Arial"/>
          <w:sz w:val="21"/>
          <w:color w:val="000000"/>
        </w:rPr>
        <w:t xml:space="preserve"> da Diretoria Colegiada Anvisa No. 945, de 29 de novembro de 2024. Guidelines and procedures for clinical trials for later medicine registration. AnvisaLegis. Accessed 19 July 2026.</w:t>
      </w:r>
    </w:p>
    <w:p>
      <w:pPr>
        <w:spacing w:after="0" w:line="240" w:lineRule="auto" w:before="0"/>
      </w:pPr>
      <w:r>
        <w:rPr>
          <w:rFonts w:ascii="Arial" w:hAnsi="Arial" w:eastAsia="Arial" w:cs="Arial"/>
          <w:color w:val="000000"/>
        </w:rPr>
        <w:t xml:space="preserve">8. </w:t>
      </w:r>
      <w:del w:id="6000058" w:author="Manuscript revision" w:date="2026-10-22T10:00:00Z">
        <w:r>
          <w:rPr>
            <w:rFonts w:ascii="Arial" w:hAnsi="Arial" w:eastAsia="Arial" w:cs="Arial"/>
            <w:color w:val="000000"/>
          </w:rPr>
          <w:delText xml:space="preserve">Agencia</w:delText>
        </w:r>
      </w:del>
      <w:ins w:id="6000059" w:author="Manuscript revision" w:date="2026-10-22T10:00:00Z">
        <w:r>
          <w:rPr>
            <w:rFonts w:ascii="Arial" w:hAnsi="Arial" w:eastAsia="Arial" w:cs="Arial"/>
            <w:color w:val="000000"/>
          </w:rPr>
          <w:t xml:space="preserve">Agência</w:t>
        </w:r>
      </w:ins>
      <w:r>
        <w:rPr>
          <w:rFonts w:ascii="Arial" w:hAnsi="Arial" w:eastAsia="Arial" w:cs="Arial"/>
          <w:color w:val="000000"/>
        </w:rPr>
        <w:t xml:space="preserve"> Nacional de </w:t>
      </w:r>
      <w:del w:id="6000060" w:author="Manuscript revision" w:date="2026-10-22T10:00:00Z">
        <w:r>
          <w:rPr>
            <w:rFonts w:ascii="Arial" w:hAnsi="Arial" w:eastAsia="Arial" w:cs="Arial"/>
            <w:color w:val="000000"/>
          </w:rPr>
          <w:delText xml:space="preserve">Vigilancia</w:delText>
        </w:r>
      </w:del>
      <w:ins w:id="6000061" w:author="Manuscript revision" w:date="2026-10-22T10:00:00Z">
        <w:r>
          <w:rPr>
            <w:rFonts w:ascii="Arial" w:hAnsi="Arial" w:eastAsia="Arial" w:cs="Arial"/>
            <w:color w:val="000000"/>
          </w:rPr>
          <w:t xml:space="preserve">Vigilância</w:t>
        </w:r>
      </w:ins>
      <w:r>
        <w:rPr>
          <w:rFonts w:ascii="Arial" w:hAnsi="Arial" w:eastAsia="Arial" w:cs="Arial"/>
          <w:color w:val="000000"/>
        </w:rPr>
        <w:t xml:space="preserve"> </w:t>
      </w:r>
      <w:del w:id="6000062" w:author="Manuscript revision" w:date="2026-10-22T10:00:00Z">
        <w:r>
          <w:rPr>
            <w:rFonts w:ascii="Arial" w:hAnsi="Arial" w:eastAsia="Arial" w:cs="Arial"/>
            <w:color w:val="000000"/>
          </w:rPr>
          <w:delText xml:space="preserve">Sanitaria.</w:delText>
        </w:r>
      </w:del>
      <w:ins w:id="6000063" w:author="Manuscript revision" w:date="2026-10-22T10:00:00Z">
        <w:r>
          <w:rPr>
            <w:rFonts w:ascii="Arial" w:hAnsi="Arial" w:eastAsia="Arial" w:cs="Arial"/>
            <w:color w:val="000000"/>
          </w:rPr>
          <w:t xml:space="preserve">Sanitária.</w:t>
        </w:r>
      </w:ins>
      <w:r>
        <w:rPr>
          <w:rFonts w:ascii="Arial" w:hAnsi="Arial" w:eastAsia="Arial" w:cs="Arial"/>
          <w:color w:val="000000"/>
        </w:rPr>
        <w:t xml:space="preserve"> </w:t>
      </w:r>
      <w:del w:id="6000064" w:author="Manuscript revision" w:date="2026-10-22T10:00:00Z">
        <w:r>
          <w:rPr>
            <w:rFonts w:ascii="Arial" w:hAnsi="Arial" w:eastAsia="Arial" w:cs="Arial"/>
            <w:color w:val="000000"/>
          </w:rPr>
          <w:delText xml:space="preserve">Resolucao</w:delText>
        </w:r>
      </w:del>
      <w:ins w:id="6000065" w:author="Manuscript revision" w:date="2026-10-22T10:00:00Z">
        <w:r>
          <w:rPr>
            <w:rFonts w:ascii="Arial" w:hAnsi="Arial" w:eastAsia="Arial" w:cs="Arial"/>
            <w:color w:val="000000"/>
          </w:rPr>
          <w:t xml:space="preserve">Resolução</w:t>
        </w:r>
      </w:ins>
      <w:r>
        <w:rPr>
          <w:rFonts w:ascii="Arial" w:hAnsi="Arial" w:eastAsia="Arial" w:cs="Arial"/>
          <w:color w:val="000000"/>
        </w:rPr>
        <w:t xml:space="preserve"> RDC No. 9, de 20 de fevereiro de 2015. Regulation for clinical trials with medicines in Brazil. </w:t>
      </w:r>
      <w:ins w:id="6000066" w:author="Manuscript revision" w:date="2026-10-22T10:00:00Z">
        <w:r>
          <w:rPr>
            <w:rFonts w:ascii="Arial" w:hAnsi="Arial" w:eastAsia="Arial" w:cs="Arial"/>
            <w:color w:val="000000"/>
          </w:rPr>
          <w:t xml:space="preserve">Revoked by RDC 945/2024, Art. 98, effective 1 January 2025. Historical corpus source. </w:t>
        </w:r>
      </w:ins>
      <w:r>
        <w:rPr>
          <w:rFonts w:ascii="Arial" w:hAnsi="Arial" w:eastAsia="Arial" w:cs="Arial"/>
          <w:color w:val="000000"/>
        </w:rPr>
        <w:t xml:space="preserve">AnvisaLegis. Accessed 19 July 2026.</w:t>
      </w:r>
    </w:p>
    <w:p>
      <w:pPr>
        <w:spacing w:after="0" w:line="240" w:lineRule="auto" w:before="0"/>
      </w:pPr>
      <w:r>
        <w:rPr>
          <w:rFonts w:ascii="Arial" w:hAnsi="Arial" w:eastAsia="Arial" w:cs="Arial"/>
          <w:sz w:val="21"/>
          <w:color w:val="000000"/>
        </w:rPr>
        <w:t>9. Gao Y, Xiong Y, Gao X, et al. Retrieval-Augmented Generation for Large Language Models: A Survey. arXiv. 2023. doi:10.48550/arXiv.2312.10997.</w:t>
      </w:r>
    </w:p>
    <w:p>
      <w:pPr>
        <w:spacing w:after="0" w:line="240" w:lineRule="auto" w:before="0"/>
      </w:pPr>
      <w:r>
        <w:rPr>
          <w:rFonts w:ascii="Arial" w:hAnsi="Arial" w:eastAsia="Arial" w:cs="Arial"/>
          <w:sz w:val="21"/>
          <w:color w:val="000000"/>
        </w:rPr>
        <w:t>10. Es S, James J, Espinosa-Anke L, Schockaert S. RAGAS: Automated Evaluation of Retrieval Augmented Generation. arXiv. 2023. doi:10.48550/arXiv.2309.15217.</w:t>
      </w:r>
    </w:p>
    <w:p>
      <w:pPr>
        <w:spacing w:after="0" w:line="240" w:lineRule="auto" w:before="0"/>
      </w:pPr>
      <w:r>
        <w:rPr>
          <w:rFonts w:ascii="Arial" w:hAnsi="Arial" w:eastAsia="Arial" w:cs="Arial"/>
          <w:sz w:val="21"/>
          <w:color w:val="000000"/>
        </w:rPr>
        <w:t>11. Reimers N, Gurevych I. Sentence-BERT: Sentence Embeddings using Siamese BERT-Networks. In: Proceedings of EMNLP-IJCNLP. Association for Computational Linguistics; 2019:3982-3992. doi:10.18653/v1/D19-1410.</w:t>
      </w:r>
    </w:p>
    <w:p>
      <w:pPr>
        <w:spacing w:after="0" w:line="240" w:lineRule="auto" w:before="0"/>
      </w:pPr>
      <w:r>
        <w:rPr>
          <w:rFonts w:ascii="Arial" w:hAnsi="Arial" w:eastAsia="Arial" w:cs="Arial"/>
          <w:sz w:val="21"/>
          <w:color w:val="000000"/>
        </w:rPr>
        <w:t>12. Robertson S, Zaragoza H. The Probabilistic Relevance Framework: BM25 and Beyond. Foundations and Trends in Information Retrieval. 2009;3(4):333-389. doi:10.1561/1500000019.</w:t>
      </w:r>
    </w:p>
    <w:p>
      <w:pPr>
        <w:spacing w:after="0" w:line="240" w:lineRule="auto" w:before="0"/>
      </w:pPr>
      <w:r>
        <w:rPr>
          <w:rFonts w:ascii="Arial" w:hAnsi="Arial" w:eastAsia="Arial" w:cs="Arial"/>
          <w:sz w:val="21"/>
          <w:color w:val="000000"/>
        </w:rPr>
        <w:t>13. Bonifacio L, Jeronymo V, Abonizio HQ, Campiotti I, Fadaee M, Lotufo R, Nogueira R. mMARCO: A Multilingual Version of the MS MARCO Passage Ranking Dataset. arXiv. 2021. doi:10.48550/arXiv.2108.13897.</w:t>
      </w:r>
    </w:p>
    <w:p>
      <w:pPr>
        <w:spacing w:after="0" w:line="240" w:lineRule="auto" w:before="0"/>
      </w:pPr>
      <w:r>
        <w:rPr>
          <w:rFonts w:ascii="Arial" w:hAnsi="Arial" w:eastAsia="Arial" w:cs="Arial"/>
          <w:sz w:val="21"/>
          <w:color w:val="000000"/>
        </w:rPr>
        <w:t>14. LlamaIndex. LlamaIndex: a data framework for LLM applications. GitHub repository. https://github.com/run-llama/llama_index. Accessed 21 July 2026.</w:t>
      </w:r>
    </w:p>
    <w:p>
      <w:pPr>
        <w:spacing w:after="0" w:line="240" w:lineRule="auto" w:before="0"/>
      </w:pPr>
      <w:r>
        <w:rPr>
          <w:rFonts w:ascii="Arial" w:hAnsi="Arial" w:eastAsia="Arial" w:cs="Arial"/>
          <w:sz w:val="21"/>
          <w:color w:val="000000"/>
        </w:rPr>
        <w:t xml:space="preserve">15. Google AI for Developers. Gemini </w:t>
      </w:r>
      <w:del w:id="310054" w:author="Manuscript revision" w:date="2026-10-24T16:00:00Z">
        <w:r>
          <w:rPr>
            <w:rFonts w:ascii="Arial" w:hAnsi="Arial" w:eastAsia="Arial" w:cs="Arial"/>
            <w:sz w:val="21"/>
            <w:color w:val="000000"/>
          </w:rPr>
          <w:delText xml:space="preserve">2.5</w:delText>
        </w:r>
      </w:del>
      <w:ins w:id="310055" w:author="Manuscript revision" w:date="2026-10-24T16:00:00Z">
        <w:r>
          <w:rPr>
            <w:rFonts w:ascii="Arial" w:hAnsi="Arial" w:eastAsia="Arial" w:cs="Arial"/>
            <w:sz w:val="21"/>
            <w:color w:val="000000"/>
          </w:rPr>
          <w:t xml:space="preserve">API</w:t>
        </w:r>
      </w:ins>
      <w:r>
        <w:rPr>
          <w:rFonts w:ascii="Arial" w:hAnsi="Arial" w:eastAsia="Arial" w:cs="Arial"/>
          <w:sz w:val="21"/>
          <w:color w:val="000000"/>
        </w:rPr>
        <w:t xml:space="preserve"> </w:t>
      </w:r>
      <w:del w:id="310056" w:author="Manuscript revision" w:date="2026-10-24T16:00:00Z">
        <w:r>
          <w:rPr>
            <w:rFonts w:ascii="Arial" w:hAnsi="Arial" w:eastAsia="Arial" w:cs="Arial"/>
            <w:sz w:val="21"/>
            <w:color w:val="000000"/>
          </w:rPr>
          <w:delText xml:space="preserve">Flash-Lite</w:delText>
        </w:r>
      </w:del>
      <w:ins w:id="310057" w:author="Manuscript revision" w:date="2026-10-24T16:00:00Z">
        <w:r>
          <w:rPr>
            <w:rFonts w:ascii="Arial" w:hAnsi="Arial" w:eastAsia="Arial" w:cs="Arial"/>
            <w:sz w:val="21"/>
            <w:color w:val="000000"/>
          </w:rPr>
          <w:t xml:space="preserve">models</w:t>
        </w:r>
      </w:ins>
      <w:r>
        <w:rPr>
          <w:rFonts w:ascii="Arial" w:hAnsi="Arial" w:eastAsia="Arial" w:cs="Arial"/>
          <w:sz w:val="21"/>
          <w:color w:val="000000"/>
        </w:rPr>
        <w:t xml:space="preserve"> </w:t>
      </w:r>
      <w:del w:id="310058" w:author="Manuscript revision" w:date="2026-10-24T16:00:00Z">
        <w:r>
          <w:rPr>
            <w:rFonts w:ascii="Arial" w:hAnsi="Arial" w:eastAsia="Arial" w:cs="Arial"/>
            <w:sz w:val="21"/>
            <w:color w:val="000000"/>
          </w:rPr>
          <w:delText xml:space="preserve">model</w:delText>
        </w:r>
      </w:del>
      <w:ins w:id="310059" w:author="Manuscript revision" w:date="2026-10-24T16:00:00Z">
        <w:r>
          <w:rPr>
            <w:rFonts w:ascii="Arial" w:hAnsi="Arial" w:eastAsia="Arial" w:cs="Arial"/>
            <w:sz w:val="21"/>
            <w:color w:val="000000"/>
          </w:rPr>
          <w:t xml:space="preserve">and</w:t>
        </w:r>
      </w:ins>
      <w:r>
        <w:rPr>
          <w:rFonts w:ascii="Arial" w:hAnsi="Arial" w:eastAsia="Arial" w:cs="Arial"/>
          <w:sz w:val="21"/>
          <w:color w:val="000000"/>
        </w:rPr>
        <w:t xml:space="preserve"> </w:t>
      </w:r>
      <w:del w:id="310060" w:author="Manuscript revision" w:date="2026-10-24T16:00:00Z">
        <w:r>
          <w:rPr>
            <w:rFonts w:ascii="Arial" w:hAnsi="Arial" w:eastAsia="Arial" w:cs="Arial"/>
            <w:sz w:val="21"/>
            <w:color w:val="000000"/>
          </w:rPr>
          <w:delText xml:space="preserve">documentation.</w:delText>
        </w:r>
      </w:del>
      <w:ins w:id="310061" w:author="Manuscript revision" w:date="2026-10-24T16:00:00Z">
        <w:r>
          <w:rPr>
            <w:rFonts w:ascii="Arial" w:hAnsi="Arial" w:eastAsia="Arial" w:cs="Arial"/>
            <w:sz w:val="21"/>
            <w:color w:val="000000"/>
          </w:rPr>
          <w:t xml:space="preserve">GenerateContentResponse</w:t>
        </w:r>
      </w:ins>
      <w:r>
        <w:rPr>
          <w:rFonts w:ascii="Arial" w:hAnsi="Arial" w:eastAsia="Arial" w:cs="Arial"/>
          <w:sz w:val="21"/>
          <w:color w:val="000000"/>
        </w:rPr>
        <w:t xml:space="preserve"> </w:t>
      </w:r>
      <w:del w:id="310062" w:author="Manuscript revision" w:date="2026-10-24T16:00:00Z">
        <w:r>
          <w:rPr>
            <w:rFonts w:ascii="Arial" w:hAnsi="Arial" w:eastAsia="Arial" w:cs="Arial"/>
            <w:sz w:val="21"/>
            <w:color w:val="000000"/>
          </w:rPr>
          <w:delText xml:space="preserve">https://ai.google.dev/gemini-api/docs/models/gemini-2.5-flash-lite.</w:delText>
        </w:r>
      </w:del>
      <w:ins w:id="310063" w:author="Manuscript revision" w:date="2026-10-24T16:00:00Z">
        <w:r>
          <w:rPr>
            <w:rFonts w:ascii="Arial" w:hAnsi="Arial" w:eastAsia="Arial" w:cs="Arial"/>
            <w:sz w:val="21"/>
            <w:color w:val="000000"/>
          </w:rPr>
          <w:t xml:space="preserve">reference. https://ai.google.dev/gemini-api/docs/models; https://ai.google.dev/api/generate-content.</w:t>
        </w:r>
      </w:ins>
      <w:r>
        <w:rPr>
          <w:rFonts w:ascii="Arial" w:hAnsi="Arial" w:eastAsia="Arial" w:cs="Arial"/>
          <w:sz w:val="21"/>
          <w:color w:val="000000"/>
        </w:rPr>
        <w:t xml:space="preserve"> Accessed </w:t>
      </w:r>
      <w:del w:id="310064" w:author="Manuscript revision" w:date="2026-10-24T16:00:00Z">
        <w:r>
          <w:rPr>
            <w:rFonts w:ascii="Arial" w:hAnsi="Arial" w:eastAsia="Arial" w:cs="Arial"/>
            <w:sz w:val="21"/>
            <w:color w:val="000000"/>
          </w:rPr>
          <w:delText xml:space="preserve">21</w:delText>
        </w:r>
      </w:del>
      <w:ins w:id="310065" w:author="Manuscript revision" w:date="2026-10-24T16:00:00Z">
        <w:r>
          <w:rPr>
            <w:rFonts w:ascii="Arial" w:hAnsi="Arial" w:eastAsia="Arial" w:cs="Arial"/>
            <w:sz w:val="21"/>
            <w:color w:val="000000"/>
          </w:rPr>
          <w:t xml:space="preserve">24</w:t>
        </w:r>
      </w:ins>
      <w:r>
        <w:rPr>
          <w:rFonts w:ascii="Arial" w:hAnsi="Arial" w:eastAsia="Arial" w:cs="Arial"/>
          <w:sz w:val="21"/>
          <w:color w:val="000000"/>
        </w:rPr>
        <w:t xml:space="preserve"> </w:t>
      </w:r>
      <w:del w:id="310066" w:author="Manuscript revision" w:date="2026-10-24T16:00:00Z">
        <w:r>
          <w:rPr>
            <w:rFonts w:ascii="Arial" w:hAnsi="Arial" w:eastAsia="Arial" w:cs="Arial"/>
            <w:sz w:val="21"/>
            <w:color w:val="000000"/>
          </w:rPr>
          <w:delText xml:space="preserve">July</w:delText>
        </w:r>
      </w:del>
      <w:ins w:id="310067" w:author="Manuscript revision" w:date="2026-10-24T16:00:00Z">
        <w:r>
          <w:rPr>
            <w:rFonts w:ascii="Arial" w:hAnsi="Arial" w:eastAsia="Arial" w:cs="Arial"/>
            <w:sz w:val="21"/>
            <w:color w:val="000000"/>
          </w:rPr>
          <w:t xml:space="preserve">October</w:t>
        </w:r>
      </w:ins>
      <w:r>
        <w:rPr>
          <w:rFonts w:ascii="Arial" w:hAnsi="Arial" w:eastAsia="Arial" w:cs="Arial"/>
          <w:sz w:val="21"/>
          <w:color w:val="000000"/>
        </w:rPr>
        <w:t xml:space="preserve"> 2026.</w:t>
      </w:r>
    </w:p>
    <w:p>
      <w:pPr>
        <w:spacing w:after="0" w:line="240" w:lineRule="auto" w:before="0"/>
      </w:pPr>
      <w:r>
        <w:rPr>
          <w:rFonts w:ascii="Arial" w:hAnsi="Arial" w:eastAsia="Arial" w:cs="Arial"/>
          <w:sz w:val="21"/>
          <w:color w:val="000000"/>
        </w:rPr>
        <w:t>16. Chang Y, Wang X, Wang J, et al. A Survey on Evaluation of Large Language Models. ACM Transactions on Intelligent Systems and Technology. 2024;15(3). doi:10.1145/3641289.</w:t>
      </w:r>
    </w:p>
    <w:p>
      <w:pPr>
        <w:spacing w:after="0" w:line="240" w:lineRule="auto" w:before="0"/>
      </w:pPr>
      <w:r>
        <w:rPr>
          <w:rFonts w:ascii="Arial" w:hAnsi="Arial" w:eastAsia="Arial" w:cs="Arial"/>
          <w:sz w:val="21"/>
          <w:color w:val="000000"/>
        </w:rPr>
        <w:t>17. Zheng L, Chiang WL, Sheng Y, et al. Judging LLM-as-a-Judge with MT-Bench and Chatbot Arena. Advances in Neural Information Processing Systems. 2023;36.</w:t>
      </w:r>
    </w:p>
    <w:p>
      <w:pPr>
        <w:spacing w:after="0" w:line="240" w:lineRule="auto" w:before="0"/>
      </w:pPr>
      <w:ins w:id="100552" w:author="Manuscript revision" w:date="2026-10-23T16:00:00Z">
        <w:r>
          <w:rPr>
            <w:rFonts w:ascii="Arial" w:hAnsi="Arial" w:eastAsia="Arial" w:cs="Arial"/>
            <w:sz w:val="21"/>
            <w:color w:val="000000"/>
          </w:rPr>
          <w:t xml:space="preserve">18. Agência Nacional de Vigilância Sanitária. Resolução da Diretoria Colegiada - RDC No. 875, de 28 de maio de 2024. Complementary requirements for registration of biosimilars through comparability. AnvisaLegis. Accessed 23 October 2026.</w:t>
        </w:r>
      </w:ins>
    </w:p>
    <w:p>
      <w:pPr>
        <w:spacing w:after="0" w:line="240" w:lineRule="auto" w:before="0"/>
      </w:pPr>
      <w:ins w:id="100553" w:author="Manuscript revision" w:date="2026-10-23T16:00:00Z">
        <w:r>
          <w:rPr>
            <w:rFonts w:ascii="Arial" w:hAnsi="Arial" w:eastAsia="Arial" w:cs="Arial"/>
            <w:sz w:val="21"/>
            <w:color w:val="000000"/>
          </w:rPr>
          <w:t xml:space="preserve">19. Agência Nacional de Vigilância Sanitária. Resolução - RDC No. 948, de 12 de dezembro de 2024. General sanitary requirements for regularization of human medicines. Consolidated text. AnvisaLegis. Accessed 23 October 2026.</w:t>
        </w:r>
      </w:ins>
    </w:p>
    <w:p>
      <w:pPr>
        <w:spacing w:after="0" w:line="240" w:lineRule="auto"/>
      </w:pPr>
      <w:ins w:id="360005" w:author="Manuscript revision" w:date="2026-10-25T21:00:00Z">
        <w:r>
          <w:rPr>
            <w:rFonts w:ascii="Arial" w:hAnsi="Arial" w:eastAsia="Arial" w:cs="Arial"/>
            <w:sz w:val="21"/>
            <w:color w:val="000000"/>
          </w:rPr>
          <w:t xml:space="preserve">20. Sentence Transformers. all-MiniLM-L6-v2 model card. https://huggingface.co/sentence-transformers/all-MiniLM-L6-v2. Accessed 25 October 2026.</w:t>
        </w:r>
      </w:ins>
    </w:p>
    <w:p>
      <w:pPr>
        <w:spacing w:after="0" w:line="240" w:lineRule="auto"/>
      </w:pPr>
      <w:ins w:id="360006" w:author="Manuscript revision" w:date="2026-10-25T21:00:00Z">
        <w:r>
          <w:rPr>
            <w:rFonts w:ascii="Arial" w:hAnsi="Arial" w:eastAsia="Arial" w:cs="Arial"/>
            <w:sz w:val="21"/>
            <w:color w:val="000000"/>
          </w:rPr>
          <w:t xml:space="preserve">21. Sentence Transformers. Pretrained models and multilingual models. https://sbert.net/docs/sentence_transformer/pretrained_models.html. Accessed 25 October 2026.</w:t>
        </w:r>
      </w:ins>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Retrieval-Augmented Access to ANVISA Regulatory Documents: A Technical Evaluation Using Drug-Development and Health-Product Questions</dc:title>
  <dc:subject/>
  <dc:creator>Carlos Victor Montefusco-Pereira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